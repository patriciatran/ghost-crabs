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BE8AC" w14:textId="54A0ED64" w:rsidR="00BE3A5C" w:rsidRPr="009B0046" w:rsidRDefault="003C2D4C">
      <w:pPr>
        <w:spacing w:line="276" w:lineRule="auto"/>
        <w:jc w:val="both"/>
        <w:rPr>
          <w:b/>
        </w:rPr>
        <w:pPrChange w:id="0" w:author="PATRICIA TRAN" w:date="2018-11-28T11:39:00Z">
          <w:pPr/>
        </w:pPrChange>
      </w:pPr>
      <w:r w:rsidRPr="009B0046">
        <w:rPr>
          <w:b/>
        </w:rPr>
        <w:t>Atlantic ghost crab (</w:t>
      </w:r>
      <w:r w:rsidRPr="009B0046">
        <w:rPr>
          <w:b/>
          <w:i/>
        </w:rPr>
        <w:t>Ocypode quadrata</w:t>
      </w:r>
      <w:r w:rsidRPr="009B0046">
        <w:rPr>
          <w:b/>
        </w:rPr>
        <w:t xml:space="preserve">) burrows </w:t>
      </w:r>
      <w:r w:rsidR="003E6A99" w:rsidRPr="009B0046">
        <w:rPr>
          <w:b/>
        </w:rPr>
        <w:t xml:space="preserve">fine-scale </w:t>
      </w:r>
      <w:r w:rsidRPr="009B0046">
        <w:rPr>
          <w:b/>
        </w:rPr>
        <w:t>dist</w:t>
      </w:r>
      <w:r w:rsidR="002E66F9">
        <w:rPr>
          <w:b/>
        </w:rPr>
        <w:t xml:space="preserve">ribution and activity along </w:t>
      </w:r>
      <w:r w:rsidRPr="009B0046">
        <w:rPr>
          <w:b/>
        </w:rPr>
        <w:t>Nanny Goat Beach, Sapelo Island, Georgia, USA</w:t>
      </w:r>
    </w:p>
    <w:p w14:paraId="6A8A0A7D" w14:textId="77777777" w:rsidR="003C2D4C" w:rsidRDefault="003C2D4C">
      <w:pPr>
        <w:spacing w:line="276" w:lineRule="auto"/>
        <w:jc w:val="both"/>
        <w:pPrChange w:id="1" w:author="PATRICIA TRAN" w:date="2018-11-28T11:39:00Z">
          <w:pPr/>
        </w:pPrChange>
      </w:pPr>
    </w:p>
    <w:p w14:paraId="4CC14EED" w14:textId="473CFFF6" w:rsidR="003C2D4C" w:rsidRDefault="003C2D4C">
      <w:pPr>
        <w:spacing w:line="276" w:lineRule="auto"/>
        <w:jc w:val="both"/>
        <w:pPrChange w:id="2" w:author="PATRICIA TRAN" w:date="2018-11-28T11:39:00Z">
          <w:pPr/>
        </w:pPrChange>
      </w:pPr>
      <w:r>
        <w:t>Patricia Tran</w:t>
      </w:r>
      <w:r w:rsidR="00B83A14">
        <w:rPr>
          <w:vertAlign w:val="superscript"/>
        </w:rPr>
        <w:t>1</w:t>
      </w:r>
    </w:p>
    <w:p w14:paraId="3AB4FB37" w14:textId="7236624F" w:rsidR="00B83A14" w:rsidRPr="00857423" w:rsidRDefault="00B83A14">
      <w:pPr>
        <w:spacing w:line="276" w:lineRule="auto"/>
        <w:jc w:val="both"/>
        <w:rPr>
          <w:lang w:val="fr-CA"/>
          <w:rPrChange w:id="3" w:author="PATRICIA TRAN" w:date="2018-12-02T11:50:00Z">
            <w:rPr/>
          </w:rPrChange>
        </w:rPr>
        <w:pPrChange w:id="4" w:author="PATRICIA TRAN" w:date="2018-11-28T11:39:00Z">
          <w:pPr/>
        </w:pPrChange>
      </w:pPr>
      <w:r>
        <w:rPr>
          <w:vertAlign w:val="superscript"/>
        </w:rPr>
        <w:t>1</w:t>
      </w:r>
      <w:r>
        <w:t>Department of Bacteriology, University of Wisconsin Madison</w:t>
      </w:r>
      <w:ins w:id="5" w:author="PATRICIA TRAN" w:date="2018-11-28T13:45:00Z">
        <w:r w:rsidR="00F40F2D">
          <w:t xml:space="preserve">. </w:t>
        </w:r>
        <w:r w:rsidR="00F40F2D" w:rsidRPr="00857423">
          <w:rPr>
            <w:lang w:val="fr-CA"/>
            <w:rPrChange w:id="6" w:author="PATRICIA TRAN" w:date="2018-12-02T11:50:00Z">
              <w:rPr/>
            </w:rPrChange>
          </w:rPr>
          <w:t>E-mail: ptran5@wisc.edu</w:t>
        </w:r>
      </w:ins>
    </w:p>
    <w:p w14:paraId="3FE11D1C" w14:textId="77777777" w:rsidR="005D484A" w:rsidRPr="00857423" w:rsidRDefault="005D484A">
      <w:pPr>
        <w:spacing w:line="276" w:lineRule="auto"/>
        <w:jc w:val="both"/>
        <w:rPr>
          <w:b/>
          <w:lang w:val="fr-CA"/>
          <w:rPrChange w:id="7" w:author="PATRICIA TRAN" w:date="2018-12-02T11:50:00Z">
            <w:rPr>
              <w:b/>
            </w:rPr>
          </w:rPrChange>
        </w:rPr>
        <w:pPrChange w:id="8" w:author="PATRICIA TRAN" w:date="2018-11-28T11:39:00Z">
          <w:pPr/>
        </w:pPrChange>
      </w:pPr>
    </w:p>
    <w:p w14:paraId="48066E04" w14:textId="39B779B4" w:rsidR="00BF1006" w:rsidRPr="00BF1006" w:rsidRDefault="00BF1006">
      <w:pPr>
        <w:spacing w:line="276" w:lineRule="auto"/>
        <w:jc w:val="both"/>
        <w:rPr>
          <w:ins w:id="9" w:author="PATRICIA TRAN" w:date="2018-12-03T10:44:00Z"/>
          <w:b/>
          <w:lang w:val="fr-CA"/>
        </w:rPr>
        <w:pPrChange w:id="10" w:author="PATRICIA TRAN" w:date="2018-11-28T11:39:00Z">
          <w:pPr/>
        </w:pPrChange>
      </w:pPr>
      <w:ins w:id="11" w:author="PATRICIA TRAN" w:date="2018-12-03T10:44:00Z">
        <w:r w:rsidRPr="00BF1006">
          <w:rPr>
            <w:b/>
            <w:lang w:val="fr-CA"/>
            <w:rPrChange w:id="12" w:author="PATRICIA TRAN" w:date="2018-12-03T10:44:00Z">
              <w:rPr>
                <w:lang w:val="fr-CA"/>
              </w:rPr>
            </w:rPrChange>
          </w:rPr>
          <w:t>Abstract</w:t>
        </w:r>
      </w:ins>
    </w:p>
    <w:p w14:paraId="4EC4B798" w14:textId="77777777" w:rsidR="00BF1006" w:rsidRDefault="00BF1006">
      <w:pPr>
        <w:spacing w:line="276" w:lineRule="auto"/>
        <w:jc w:val="both"/>
        <w:rPr>
          <w:ins w:id="13" w:author="PATRICIA TRAN" w:date="2018-12-03T10:44:00Z"/>
          <w:b/>
          <w:lang w:val="fr-CA"/>
        </w:rPr>
        <w:pPrChange w:id="14" w:author="PATRICIA TRAN" w:date="2018-11-28T11:39:00Z">
          <w:pPr/>
        </w:pPrChange>
      </w:pPr>
    </w:p>
    <w:p w14:paraId="56FDE393" w14:textId="77777777" w:rsidR="003C2D4C" w:rsidRPr="00767542" w:rsidRDefault="003C2D4C">
      <w:pPr>
        <w:spacing w:line="276" w:lineRule="auto"/>
        <w:jc w:val="both"/>
        <w:rPr>
          <w:b/>
        </w:rPr>
        <w:pPrChange w:id="15" w:author="PATRICIA TRAN" w:date="2018-11-28T11:39:00Z">
          <w:pPr/>
        </w:pPrChange>
      </w:pPr>
      <w:r w:rsidRPr="00767542">
        <w:rPr>
          <w:b/>
        </w:rPr>
        <w:t>Introduction</w:t>
      </w:r>
      <w:del w:id="16" w:author="PATRICIA TRAN" w:date="2018-12-03T10:44:00Z">
        <w:r w:rsidRPr="00767542" w:rsidDel="00BF1006">
          <w:rPr>
            <w:b/>
          </w:rPr>
          <w:delText>:</w:delText>
        </w:r>
      </w:del>
    </w:p>
    <w:p w14:paraId="65104FEC" w14:textId="6FB516C2" w:rsidR="003C2D4C" w:rsidRDefault="003C2D4C">
      <w:pPr>
        <w:spacing w:line="276" w:lineRule="auto"/>
        <w:jc w:val="both"/>
        <w:pPrChange w:id="17" w:author="PATRICIA TRAN" w:date="2018-11-28T11:39:00Z">
          <w:pPr/>
        </w:pPrChange>
      </w:pPr>
      <w:r w:rsidRPr="00767542">
        <w:tab/>
      </w:r>
      <w:ins w:id="18" w:author="PATRICIA TRAN" w:date="2018-11-28T11:40:00Z">
        <w:r w:rsidR="000848A1">
          <w:t>Ghost crabs</w:t>
        </w:r>
      </w:ins>
      <w:ins w:id="19" w:author="PATRICIA TRAN" w:date="2018-11-28T11:39:00Z">
        <w:r w:rsidR="000848A1">
          <w:t xml:space="preserve"> are ubiquitous </w:t>
        </w:r>
      </w:ins>
      <w:ins w:id="20" w:author="PATRICIA TRAN" w:date="2018-12-02T12:24:00Z">
        <w:r w:rsidR="00463581">
          <w:t>beach organisms</w:t>
        </w:r>
      </w:ins>
      <w:ins w:id="21" w:author="PATRICIA TRAN" w:date="2018-11-28T11:39:00Z">
        <w:r w:rsidR="000848A1">
          <w:t>,</w:t>
        </w:r>
      </w:ins>
      <w:ins w:id="22" w:author="PATRICIA TRAN" w:date="2018-11-28T11:40:00Z">
        <w:r w:rsidR="000848A1">
          <w:t xml:space="preserve"> but the Atlantic ghost crab (</w:t>
        </w:r>
        <w:r w:rsidR="000848A1" w:rsidRPr="00057D5A">
          <w:rPr>
            <w:i/>
            <w:rPrChange w:id="23" w:author="PATRICIA TRAN" w:date="2018-11-28T14:22:00Z">
              <w:rPr/>
            </w:rPrChange>
          </w:rPr>
          <w:t>Ocypode quadrata</w:t>
        </w:r>
        <w:r w:rsidR="000848A1">
          <w:t xml:space="preserve">) is the only one found along the East Coast of the United States. </w:t>
        </w:r>
      </w:ins>
      <w:ins w:id="24" w:author="PATRICIA TRAN" w:date="2018-11-28T11:39:00Z">
        <w:r w:rsidR="000848A1">
          <w:t>Ghost crabs have a fossarial lifestyle, in order to adapt to thermal fluctuations between night and day on the beach</w:t>
        </w:r>
        <w:r w:rsidR="000848A1">
          <w:fldChar w:fldCharType="begin" w:fldLock="1"/>
        </w:r>
        <w:r w:rsidR="000848A1">
          <w:instrText>ADDIN CSL_CITATION {"citationItems":[{"id":"ITEM-1","itemData":{"DOI":"10.1016/j.ecss.2018.01.023","ISSN":"02727714","abstract":"Ghost crabs, Ocypode cordimanus, inhabit relatively hostile environments subject to thermal fluctuations, including both diurnal and seasonal cycles. For many ectotherms, including ghost crabs, a major challenge is to remain cool during hot daytime temperatures. This can be achieved by adopting a fossorial lifestyle, taking advantage of thermal refuge afforded by burrows of sufficient depth. Another consideration, often overlooked, is the potential advantage associated with ready access to a thermal energy source (a “charging station”) when surface temperatures are cooler. Being able to rapidly elevate body temperature during cool periods would enhance the crab's ability to maintain rate processes and carry out essential activities. We have measured ghost crab burrow temperature profiles at two times of the day with contrasting sun exposure (06:00 and 14:00), demonstrating how effective burrow depth (up to a maximum of 40 cm) provides thermal regulation below the surface of the sand (e.g., at dawn (06:00) and early afternoon (14:00) at a depth of 5 cm, temperatures (±SD) of 16.32 ± 0.96 °C and 25.04 ± 1.47 °C were recorded, respectively. Corresponding temperatures at a depth of 30 cm were 19.17 ± 0.59 °C and 19.78 ± 1.60 °C, respectively). This demonstrates that while temperature conditions at the surface vary dramatically from night to day, ghost crab burrows can maintain relatively constant temperatures at the burrow base throughout the diurnal cycle, at least during winter. As a consequence, the burrow heat signatures undergo a corresponding thermal gradient reversal between night and day, as revealed by infra-red photography. Complementing these field observations, we also determined heating and cooling times/constants for O. cordimanus in the laboratory (τ = 17.54 and 16.59 JK-1, respectively), and analysed chemical composition of their carapace (external (with β Chitin evident) and internal (predominance of α Chitin)), which is the primary thermal interface with the environment. We find that ghost crabs both gain and lose heat relatively rapidly, which likely affects the range and duration of surface activities under different thermal conditions, and renders the thermal characteristics of their burrows vital for their persistence on beaches. Finally, we speculate that the distinctly contrasting thermal signatures of ghost crab burrows in comparison to the surrounding sand could in principle be used by crabs as spatial markers for navigation and to…","author":[{"dropping-particle":"","family":"Watson","given":"Gregory S.","non-dropping-particle":"","parse-names":false,"suffix":""},{"dropping-particle":"","family":"Gregory","given":"Emily A.","non-dropping-particle":"","parse-names":false,"suffix":""},{"dropping-particle":"","family":"Johnstone","given":"Charmaine","non-dropping-particle":"","parse-names":false,"suffix":""},{"dropping-particle":"","family":"Berlino","given":"Manuel","non-dropping-particle":"","parse-names":false,"suffix":""},{"dropping-particle":"","family":"Green","given":"David W.","non-dropping-particle":"","parse-names":false,"suffix":""},{"dropping-particle":"","family":"Peterson","given":"Nicola R.","non-dropping-particle":"","parse-names":false,"suffix":""},{"dropping-particle":"","family":"Schoeman","given":"David S.","non-dropping-particle":"","parse-names":false,"suffix":""},{"dropping-particle":"","family":"Watson","given":"Jolanta A.","non-dropping-particle":"","parse-names":false,"suffix":""}],"container-title":"Estuarine, Coastal and Shelf Science","id":"ITEM-1","issued":{"date-parts":[["2018"]]},"page":"127-136","publisher":"Elsevier Ltd","title":"Like night and day: Reversals of thermal gradients across ghost crab burrows and their implications for thermal ecology","type":"article-journal","volume":"203"},"uris":["http://www.mendeley.com/documents/?uuid=00775788-3432-42aa-980d-9f66a85dea51"]}],"mendeley":{"formattedCitation":"(Watson et al. 2018)","plainTextFormattedCitation":"(Watson et al. 2018)","previouslyFormattedCitation":"(Watson et al. 2018)"},"properties":{"noteIndex":0},"schema":"https://github.com/citation-style-language/schema/raw/master/csl-citation.json"}</w:instrText>
        </w:r>
        <w:r w:rsidR="000848A1">
          <w:fldChar w:fldCharType="separate"/>
        </w:r>
        <w:r w:rsidR="000848A1" w:rsidRPr="00410138">
          <w:rPr>
            <w:noProof/>
          </w:rPr>
          <w:t>(Watson et al. 2018)</w:t>
        </w:r>
        <w:r w:rsidR="000848A1">
          <w:fldChar w:fldCharType="end"/>
        </w:r>
        <w:r w:rsidR="000848A1">
          <w:t>.</w:t>
        </w:r>
      </w:ins>
      <w:del w:id="25" w:author="PATRICIA TRAN" w:date="2018-11-28T11:42:00Z">
        <w:r w:rsidDel="000848A1">
          <w:tab/>
        </w:r>
      </w:del>
    </w:p>
    <w:p w14:paraId="60B7238B" w14:textId="2DAF4211" w:rsidR="000848A1" w:rsidDel="00F40F2D" w:rsidRDefault="003C2D4C">
      <w:pPr>
        <w:spacing w:line="276" w:lineRule="auto"/>
        <w:jc w:val="both"/>
        <w:rPr>
          <w:del w:id="26" w:author="PATRICIA TRAN" w:date="2018-11-28T13:47:00Z"/>
        </w:rPr>
        <w:pPrChange w:id="27" w:author="PATRICIA TRAN" w:date="2018-11-28T13:47:00Z">
          <w:pPr/>
        </w:pPrChange>
      </w:pPr>
      <w:r>
        <w:tab/>
      </w:r>
      <w:del w:id="28" w:author="PATRICIA TRAN" w:date="2018-11-28T13:47:00Z">
        <w:r w:rsidDel="00F40F2D">
          <w:delText xml:space="preserve">The beach is a dynamic environment, majorly influenced by tidal activity. The beach is constantly changing, especially in terms of its shoreline. As the shoreline recedes annually due to wave action, this displaces the dunes and the beach landward. </w:delText>
        </w:r>
      </w:del>
    </w:p>
    <w:p w14:paraId="51FA349E" w14:textId="66F64F6E" w:rsidR="000F61F4" w:rsidRDefault="003C2D4C">
      <w:pPr>
        <w:spacing w:line="276" w:lineRule="auto"/>
        <w:jc w:val="both"/>
        <w:rPr>
          <w:ins w:id="29" w:author="PATRICIA TRAN" w:date="2018-11-28T13:47:00Z"/>
        </w:rPr>
        <w:pPrChange w:id="30" w:author="PATRICIA TRAN" w:date="2018-11-28T11:39:00Z">
          <w:pPr/>
        </w:pPrChange>
      </w:pPr>
      <w:del w:id="31" w:author="PATRICIA TRAN" w:date="2018-11-28T13:47:00Z">
        <w:r w:rsidDel="00F40F2D">
          <w:tab/>
        </w:r>
      </w:del>
      <w:ins w:id="32" w:author="PATRICIA TRAN" w:date="2018-11-28T11:45:00Z">
        <w:r w:rsidR="000F61F4">
          <w:t>Ghost crabs are beach scavengers</w:t>
        </w:r>
      </w:ins>
      <w:ins w:id="33" w:author="PATRICIA TRAN" w:date="2018-11-28T11:46:00Z">
        <w:r w:rsidR="000F61F4">
          <w:t>, and habitually feed on common filter-feeders such as clams</w:t>
        </w:r>
      </w:ins>
      <w:ins w:id="34" w:author="PATRICIA TRAN" w:date="2018-11-28T14:23:00Z">
        <w:r w:rsidR="00057D5A">
          <w:t xml:space="preserve"> (</w:t>
        </w:r>
        <w:r w:rsidR="00057D5A">
          <w:rPr>
            <w:i/>
          </w:rPr>
          <w:t>Donax</w:t>
        </w:r>
        <w:r w:rsidR="00057D5A">
          <w:t>)</w:t>
        </w:r>
      </w:ins>
      <w:ins w:id="35" w:author="PATRICIA TRAN" w:date="2018-11-28T11:46:00Z">
        <w:r w:rsidR="000F61F4">
          <w:t xml:space="preserve"> and mole crabs (Wolcott, 1978). However, on more protected beach such as the Nanny Goat Beach in Sapelo Island Georgia, they may feed on the eggs and nestlings of </w:t>
        </w:r>
      </w:ins>
      <w:ins w:id="36" w:author="PATRICIA TRAN" w:date="2018-11-28T11:47:00Z">
        <w:r w:rsidR="000F61F4">
          <w:t>loggerhead turtles as well (</w:t>
        </w:r>
        <w:r w:rsidR="000F61F4" w:rsidRPr="00057D5A">
          <w:rPr>
            <w:i/>
            <w:rPrChange w:id="37" w:author="PATRICIA TRAN" w:date="2018-11-28T14:23:00Z">
              <w:rPr/>
            </w:rPrChange>
          </w:rPr>
          <w:t>Caretta caretta</w:t>
        </w:r>
        <w:r w:rsidR="000F61F4">
          <w:t>) (Do</w:t>
        </w:r>
        <w:bookmarkStart w:id="38" w:name="_GoBack"/>
        <w:bookmarkEnd w:id="38"/>
        <w:r w:rsidR="000F61F4">
          <w:t xml:space="preserve">dd 1988). Ghost crabs are mostly active at night, but can </w:t>
        </w:r>
      </w:ins>
      <w:ins w:id="39" w:author="PATRICIA TRAN" w:date="2018-11-28T11:48:00Z">
        <w:r w:rsidR="000F61F4">
          <w:t>foray</w:t>
        </w:r>
      </w:ins>
      <w:ins w:id="40" w:author="PATRICIA TRAN" w:date="2018-11-28T11:47:00Z">
        <w:r w:rsidR="000F61F4">
          <w:t xml:space="preserve"> </w:t>
        </w:r>
      </w:ins>
      <w:ins w:id="41" w:author="PATRICIA TRAN" w:date="2018-11-28T11:48:00Z">
        <w:r w:rsidR="000F61F4">
          <w:t xml:space="preserve">outside of their burrows during the day. However, their ability to change their </w:t>
        </w:r>
      </w:ins>
      <w:ins w:id="42" w:author="PATRICIA TRAN" w:date="2018-11-28T11:49:00Z">
        <w:r w:rsidR="000F61F4">
          <w:t>color</w:t>
        </w:r>
      </w:ins>
      <w:ins w:id="43" w:author="PATRICIA TRAN" w:date="2018-11-28T11:48:00Z">
        <w:r w:rsidR="000F61F4">
          <w:t xml:space="preserve"> to blend into the sand, makes them difficult to see, and are the reason they get their names from. </w:t>
        </w:r>
      </w:ins>
    </w:p>
    <w:p w14:paraId="06FDC779" w14:textId="5150FB9B" w:rsidR="00F40F2D" w:rsidRDefault="000F61F4">
      <w:pPr>
        <w:spacing w:line="276" w:lineRule="auto"/>
        <w:jc w:val="both"/>
        <w:rPr>
          <w:ins w:id="44" w:author="PATRICIA TRAN" w:date="2018-11-28T13:47:00Z"/>
        </w:rPr>
        <w:pPrChange w:id="45" w:author="PATRICIA TRAN" w:date="2018-11-28T11:39:00Z">
          <w:pPr/>
        </w:pPrChange>
      </w:pPr>
      <w:ins w:id="46" w:author="PATRICIA TRAN" w:date="2018-11-28T11:49:00Z">
        <w:r>
          <w:tab/>
          <w:t>One of the threat to ghost crab populations across the world is the loss of foredune beach habitat due to development of human-related activities (such as beach houses, increased human activity on the beach), which m</w:t>
        </w:r>
      </w:ins>
      <w:ins w:id="47" w:author="PATRICIA TRAN" w:date="2018-11-28T11:50:00Z">
        <w:r>
          <w:t xml:space="preserve">ay either eliminate </w:t>
        </w:r>
        <w:r w:rsidRPr="00857423">
          <w:rPr>
            <w:i/>
            <w:rPrChange w:id="48" w:author="PATRICIA TRAN" w:date="2018-12-02T11:51:00Z">
              <w:rPr/>
            </w:rPrChange>
          </w:rPr>
          <w:t>Ocypode</w:t>
        </w:r>
      </w:ins>
      <w:ins w:id="49" w:author="PATRICIA TRAN" w:date="2018-12-02T11:51:00Z">
        <w:r w:rsidR="00857423">
          <w:t xml:space="preserve"> </w:t>
        </w:r>
        <w:r w:rsidR="00857423">
          <w:rPr>
            <w:i/>
          </w:rPr>
          <w:t>quadrata</w:t>
        </w:r>
      </w:ins>
      <w:ins w:id="50" w:author="PATRICIA TRAN" w:date="2018-11-28T11:50:00Z">
        <w:r>
          <w:t xml:space="preserve"> from their natural habitat or displace them to less optimal habitat. A body of literature exists on the effects of human development activities on various parameters of ghost crab populations and burrows</w:t>
        </w:r>
      </w:ins>
      <w:ins w:id="51" w:author="PATRICIA TRAN" w:date="2018-12-03T18:31:00Z">
        <w:r w:rsidR="00767542">
          <w:fldChar w:fldCharType="begin" w:fldLock="1"/>
        </w:r>
      </w:ins>
      <w:r w:rsidR="00767542">
        <w:instrText>ADDIN CSL_CITATION {"citationItems":[{"id":"ITEM-1","itemData":{"DOI":"10.1093/jcbiol/ruy027","ISSN":"0278-0372","abstract":"The potential of using several crustacean species as bioindicators of urbanization predictors (number of recreational visitors, density of solid waste, and organic matter level) was compared in urbanized gradients on southeastern Brazilian beaches. Mixed generalized linear models and structural equation models indicated that the abundance of Atlantorchestoidea brasiliensis (Dana, 1853) (Amphipoda), Excirolana braziliensisRichardson, 1912 (Isopoda), and the Atlantic ghost crab Ocypode quadrata (Fabricius, 1787) (Brachyura) was negatively correlated to the density of solid waste, which in turn is affected by the presence of human visitors. Atlantorchestoidea brasiliensis and O. quadrata were found to be the most sensitive predictors of human impact and thus should be considered as model organisms in further studies on environmental impact in sandy beaches. Evaluating human disturbance by estimating the number of humans on beaches can be biased since trampling and solid waste are two independent mechanisms by which human disturbance impacts beach ecosystems. Assessing disturbance by using the number of visitors as a proxy for disturbance is thus unreliable given the confounding effect of solid waste.","author":[{"dropping-particle":"","family":"Suciu","given":"Marjorie C","non-dropping-particle":"","parse-names":false,"suffix":""},{"dropping-particle":"","family":"Tavares","given":"Davi C","non-dropping-particle":"","parse-names":false,"suffix":""},{"dropping-particle":"","family":"Zalmon","given":"Ilana R","non-dropping-particle":"","parse-names":false,"suffix":""}],"container-title":"Journal of Crustacean Biology","id":"ITEM-1","issue":"4","issued":{"date-parts":[["2018"]]},"page":"420-428","title":"Comparative evaluation of crustaceans as bioindicators of human impact on Brazilian sandy beaches","type":"article-journal","volume":"38"},"uris":["http://www.mendeley.com/documents/?uuid=6c5b1904-d545-4c85-a88f-f1cdaf4820df"]},{"id":"ITEM-2","itemData":{"abstract":"Sandy beaches are frequently visited for recreational purposes. Although such recreational activities are economically beneficial, they cause disturbances to these habitats. Every ecosystem has unique properties; thus, ecosystem-specific species are often used as bioindicators of human disturbances. Here, we pioneer the use of an indirect burrow-count- ing technique on 20 sandy South Carolina beaches that experience different levels of human disturbance. Our results show that Ocypode quadrata (Atlantic Ghost Crab) is a reliable bio- indicator of human disturbance on sandy beaches in South Carolina. The burrow density and width declined significantly as human disturbance increased. We also report that females outnumber males in highly disturbed sites. We conclude that the indirect burrow-counting technique employed in this study could minimize the cost and the effort of determining the human disturbances on coastal regions.","author":[{"dropping-particle":"","family":"Gül","given":"Mustafa R","non-dropping-particle":"","parse-names":false,"suffix":""},{"dropping-particle":"","family":"Griffen","given":"Blaine D","non-dropping-particle":"","parse-names":false,"suffix":""}],"container-title":"Southeastern Naturalist","id":"ITEM-2","issue":"2","issued":{"date-parts":[["2018"]]},"page":"357-364","title":"A Reliable Bioindicator of Anthropogenic Impact on the Coast of South Carolina A Reliable Bioindicator of Anthropogenic Impact on the Coast of South Carolina","type":"article-journal","volume":"17"},"uris":["http://www.mendeley.com/documents/?uuid=0a280584-f228-45f7-8c30-15dd471bd835"]},{"id":"ITEM-3","itemData":{"DOI":"10.2989/1814232X.2017.1305990","ISSN":"18142338","abstract":"Ghost crab (Ocypode species) burrow densities have previously been used as an indicator of anthropogenic impact. This study aimed to assess the burrow density of Ocypode species (O. ryderi and O. cordimanus) at four sites across Watamu Marine National Park, Kenya. Two sites were in front of hotel complexes (denoting a high degree of urbanisation), and two were in front of residential housing among coastal scrub (denoting a low degree of urbanisation). The findings reveal significantly higher burrow densities at sites in front of residential housing, which was the less developed area. This provides further evidence that Ocypode burrow densities can be used, where other methods would be impractical, to estimate the impact of some human activities along beach fronts, such as at Watamu Marine National Park.","author":[{"dropping-particle":"","family":"Hereward","given":"H. F.R.","non-dropping-particle":"","parse-names":false,"suffix":""},{"dropping-particle":"","family":"Gentle","given":"L. K.","non-dropping-particle":"","parse-names":false,"suffix":""},{"dropping-particle":"","family":"Ray","given":"N. D.","non-dropping-particle":"","parse-names":false,"suffix":""},{"dropping-particle":"","family":"Sluka","given":"R. D.","non-dropping-particle":"","parse-names":false,"suffix":""}],"container-title":"African Journal of Marine Science","id":"ITEM-3","issue":"1","issued":{"date-parts":[["2017"]]},"page":"129-133","title":"Ghost crab burrow density at Watamu Marine National Park: An indicator of the impact of urbanisation and associated disturbance?","type":"article-journal","volume":"39"},"uris":["http://www.mendeley.com/documents/?uuid=2e157e5f-2410-42fc-bfba-d9a8f004e0c0"]},{"id":"ITEM-4","itemData":{"DOI":"10.1007/s10661-008-0326-2","ISBN":"0167-6369","ISSN":"01676369","PMID":"18563608","abstract":"Sandy beaches comprise one of the most important coastal resources worldwide, providing habitats to threatened vertebrates, supporting underappreciated invertebrate biodiversity, and delivering crucial ecosystem services and economic benefits to mankind. Monitoring of the natural resource condition of sandy beaches and assessments of the ecological impacts of human disturbance are, however, rare on sandy shores. Because a crucial step in developing beach monitoring is to identify and test biological indicators, we evaluated the utility of using population densities of ghost crabs (genus Ocypode) to measure how beach biota respond to human pressures. Densities of crabs--estimated via burrow counts--were quantified at two sites exposed to high and low levels of human disturbance on an urban beach in eastern Australia. Human disturbance consisted of pedestrian trampling and shoreline armouring which led to the loss of dune habitat. Overall, crab numbers were halved in disturbed areas, but contrasts between impact and control sites were not necessarily consistent over time and varied between different levels of the shore: stronger and more consistent effect sizes were recorded on the upper shore than further seawards. In addition to lowering crab densities, human disturbance also caused shifts in intertidal distributions, with a greater proportion of individuals occurring lower on the shore in the impacted beach sections. The number of visible burrow openings also changed in response to weather conditions (temperature and wind). We demonstrate that spatial contrasts of burrow counts are broadly useful to indicate the existence of a human-induced disturbance effect on urban beaches; we also highlight a number of critical, hitherto unknown, issues in the application of this monitoring technique; these encompass three broad dimensions: (1) a need for standardised protocols; (2) unresolved causal links between observed patterns and putative pressures; and (3) uncertainties of how organisms responds specifically to both natural and human changes of environmental conditions on sandy shores.","author":[{"dropping-particle":"","family":"Lucrezi","given":"Serena","non-dropping-particle":"","parse-names":false,"suffix":""},{"dropping-particle":"","family":"Schlacher","given":"Thomas A.","non-dropping-particle":"","parse-names":false,"suffix":""},{"dropping-particle":"","family":"Walker","given":"Simon","non-dropping-particle":"","parse-names":false,"suffix":""}],"container-title":"Environmental Monitoring and Assessment","id":"ITEM-4","issue":"1-4","issued":{"date-parts":[["2009"]]},"page":"413-424","title":"Monitoring human impacts on sandy shore ecosystems: A test of ghost crabs (Ocypode spp.) as biological indicators on an urban beach","type":"article-journal","volume":"152"},"uris":["http://www.mendeley.com/documents/?uuid=381b1b36-0953-44ee-adbb-ebd20b1f720c"]}],"mendeley":{"formattedCitation":"(Lucrezi et al. 2009, Hereward et al. 2017, Gül and Griffen 2018, Suciu et al. 2018)","manualFormatting":"(e.g. Lucrezi et al. 2009, Hereward et al. 2017, Gül and Griffen 2018, Suciu et al. 2018)","plainTextFormattedCitation":"(Lucrezi et al. 2009, Hereward et al. 2017, Gül and Griffen 2018, Suciu et al. 2018)","previouslyFormattedCitation":"(Lucrezi et al. 2009, Hereward et al. 2017, Gül and Griffen 2018, Suciu et al. 2018)"},"properties":{"noteIndex":0},"schema":"https://github.com/citation-style-language/schema/raw/master/csl-citation.json"}</w:instrText>
      </w:r>
      <w:r w:rsidR="00767542">
        <w:fldChar w:fldCharType="separate"/>
      </w:r>
      <w:r w:rsidR="00767542" w:rsidRPr="00767542">
        <w:rPr>
          <w:noProof/>
        </w:rPr>
        <w:t>(</w:t>
      </w:r>
      <w:ins w:id="52" w:author="PATRICIA TRAN" w:date="2018-12-03T18:31:00Z">
        <w:r w:rsidR="00767542">
          <w:rPr>
            <w:noProof/>
          </w:rPr>
          <w:t xml:space="preserve">e.g. </w:t>
        </w:r>
      </w:ins>
      <w:r w:rsidR="00767542" w:rsidRPr="00767542">
        <w:rPr>
          <w:noProof/>
        </w:rPr>
        <w:t>Lucrezi et al. 2009, Hereward et al. 2017, Gül and Griffen 2018, Suciu et al. 2018)</w:t>
      </w:r>
      <w:ins w:id="53" w:author="PATRICIA TRAN" w:date="2018-12-03T18:31:00Z">
        <w:r w:rsidR="00767542">
          <w:fldChar w:fldCharType="end"/>
        </w:r>
      </w:ins>
      <w:ins w:id="54" w:author="PATRICIA TRAN" w:date="2018-11-28T11:50:00Z">
        <w:r>
          <w:t xml:space="preserve">. </w:t>
        </w:r>
      </w:ins>
    </w:p>
    <w:p w14:paraId="1B22568F" w14:textId="2CFD085B" w:rsidR="00F40F2D" w:rsidRDefault="00F40F2D" w:rsidP="00767542">
      <w:pPr>
        <w:spacing w:line="276" w:lineRule="auto"/>
        <w:ind w:firstLine="720"/>
        <w:jc w:val="both"/>
        <w:rPr>
          <w:ins w:id="55" w:author="PATRICIA TRAN" w:date="2018-11-28T13:47:00Z"/>
        </w:rPr>
        <w:pPrChange w:id="56" w:author="PATRICIA TRAN" w:date="2018-12-03T18:31:00Z">
          <w:pPr>
            <w:spacing w:line="276" w:lineRule="auto"/>
            <w:jc w:val="both"/>
          </w:pPr>
        </w:pPrChange>
      </w:pPr>
      <w:ins w:id="57" w:author="PATRICIA TRAN" w:date="2018-11-28T13:48:00Z">
        <w:r>
          <w:t xml:space="preserve">Beaches are prone to human and natural disturbances. Even in remote, protected beaches, </w:t>
        </w:r>
      </w:ins>
      <w:ins w:id="58" w:author="PATRICIA TRAN" w:date="2018-11-28T13:47:00Z">
        <w:r>
          <w:t xml:space="preserve">the beach is dynamically changing, </w:t>
        </w:r>
      </w:ins>
      <w:ins w:id="59" w:author="PATRICIA TRAN" w:date="2018-11-28T13:48:00Z">
        <w:r>
          <w:t xml:space="preserve">by diurnal tidal activities, wave action, </w:t>
        </w:r>
      </w:ins>
      <w:ins w:id="60" w:author="PATRICIA TRAN" w:date="2018-11-28T13:49:00Z">
        <w:r>
          <w:t xml:space="preserve">and occasional </w:t>
        </w:r>
      </w:ins>
      <w:ins w:id="61" w:author="PATRICIA TRAN" w:date="2018-11-28T13:48:00Z">
        <w:r>
          <w:t xml:space="preserve">extreme events such as hurricanes. </w:t>
        </w:r>
      </w:ins>
      <w:ins w:id="62" w:author="PATRICIA TRAN" w:date="2018-11-28T13:49:00Z">
        <w:r>
          <w:t>Oftentimes, this results in</w:t>
        </w:r>
      </w:ins>
      <w:ins w:id="63" w:author="PATRICIA TRAN" w:date="2018-11-28T13:47:00Z">
        <w:r>
          <w:t xml:space="preserve"> shoreline recedes annually due to wave action, this displaces the dunes and the beach landward. </w:t>
        </w:r>
      </w:ins>
      <w:ins w:id="64" w:author="PATRICIA TRAN" w:date="2018-11-28T13:50:00Z">
        <w:r>
          <w:t>In addition to responding to human pr</w:t>
        </w:r>
        <w:r w:rsidR="00767542">
          <w:t>essures, ghost crabs habitat distribution</w:t>
        </w:r>
        <w:r>
          <w:t xml:space="preserve"> have been shown to respond to morphodynamic habitat properties on sandy beaches</w:t>
        </w:r>
        <w:r>
          <w:fldChar w:fldCharType="begin" w:fldLock="1"/>
        </w:r>
        <w:r>
          <w:instrText>ADDIN CSL_CITATION {"citationItems":[{"id":"ITEM-1","itemData":{"DOI":"10.1016/j.actao.2014.11.004","ISBN":"1146-609X","ISSN":"1146609X","abstract":"The morphodynamic state and habitat properties of microtidal sandy beaches largely account for variations in macrofauna structure. In ecological theory, the habitat harshness hypothesis and the habitat safety hypothesis explain variations in macrofauna populations of the intertidal and supratidal zones of sandy beaches. The former hypothesis states that intertidal macrofauna should increase from reflective to dissipative beaches. The latter hypothesis supports the idea that supratidal species are more successful on reflective beaches, given their relative independence from the swash. However, trends in abundance of supratidal species, particularly crustaceans, have been unclear and further investigation is therefore needed. This study tested the two hypotheses on the largest invertebrate intertidal-to-supratidal crustacean on sandy beaches, namely the ghost crab (genus Ocypode). Variations in ghost crab burrow density, abundance, size and across-shore distribution were measured on four warm-temperate microtidal sandy beaches in KwaZulu-Natal, South Africa. Burrow numbers increased with beach morphodynamic state, while average burrow size decreased. The steepest, narrowest and most inundation-prone beach represented the least hospitable environment for the ghost crabs. The results that are reported here tend to support the habitat harshness hypothesis. However, the relevance of i) individual physical variables, ii) tidal action, and iii) the ecology of various species, in shaping ghost crab population dynamics, is also discussed. The results contribute to the knowledge regarding population dynamics of intertidal and supratidal crustaceans across beach types.","author":[{"dropping-particle":"","family":"Lucrezi","given":"Serena","non-dropping-particle":"","parse-names":false,"suffix":""}],"container-title":"Acta Oecologica","id":"ITEM-1","issued":{"date-parts":[["2015"]]},"page":"18-31","publisher":"Elsevier Masson SAS","title":"Ghost crab populations respond to changing morphodynamic and habitat properties on sandy beaches","type":"article-journal","volume":"62"},"uris":["http://www.mendeley.com/documents/?uuid=be7a1d2c-9627-4290-9e4e-6e6265cc36d7"]}],"mendeley":{"formattedCitation":"(Lucrezi 2015)","plainTextFormattedCitation":"(Lucrezi 2015)","previouslyFormattedCitation":"(Lucrezi 2015)"},"properties":{"noteIndex":0},"schema":"https://github.com/citation-style-language/schema/raw/master/csl-citation.json"}</w:instrText>
        </w:r>
        <w:r>
          <w:fldChar w:fldCharType="separate"/>
        </w:r>
        <w:r w:rsidRPr="00410138">
          <w:rPr>
            <w:noProof/>
          </w:rPr>
          <w:t>(Lucrezi 2015)</w:t>
        </w:r>
        <w:r>
          <w:fldChar w:fldCharType="end"/>
        </w:r>
        <w:r>
          <w:t>.</w:t>
        </w:r>
      </w:ins>
      <w:ins w:id="65" w:author="PATRICIA TRAN" w:date="2018-12-03T18:31:00Z">
        <w:r w:rsidR="00767542">
          <w:t xml:space="preserve"> Habitat modification can also have lasting impact on foraging activity of the ghost crabs </w:t>
        </w:r>
      </w:ins>
      <w:ins w:id="66" w:author="PATRICIA TRAN" w:date="2018-12-03T18:32:00Z">
        <w:r w:rsidR="00767542">
          <w:fldChar w:fldCharType="begin" w:fldLock="1"/>
        </w:r>
      </w:ins>
      <w:r w:rsidR="0072011B">
        <w:instrText>ADDIN CSL_CITATION {"citationItems":[{"id":"ITEM-1","itemData":{"DOI":"10.1371/journal.pone.0147759","ISBN":"10.1371/journal.pone.0147759","ISSN":"19326203","PMID":"26824766","abstract":"Empirical patterns that emerge from an examination of food webs over gradients of environmental variation can help to predict the implications of anthropogenic disturbance on ecosystems. This \"dynamic food web approach\" is rarely applied at the coastal margin where aquatic and terrestrial systems are coupled and human development activities are often concentrated. We propose a simple model of ghost crab (Ocypode quadrata) feeding that predicts changing dominant prey (Emerita talpoida, Talorchestia sp., Donax variablis) along a gradient of beach morphology and test this model using a suite of 16 beaches along the Florida, USA coast. Assessment of beaches included quantification of morphological features (width, sediments, slope), macrophyte wrack, macro-invertebrate prey and active ghost crab burrows. Stable isotope analysis of carbon (13C/12C) and nitrogen (15N/14N) and the SIAR mixing model were used to determine dietary composition of ghost crabs at each beach. The variation in habitat conditions displayed with increasing beach width was accompanied by quantifiable shifts in ghost crab diet and trophic position. Patterns of ghost crab diet were consistent with differences recorded across the beach width gradient with respect to the availability of preferred micro-habitats of principal macro-invertebrate prey. Values obtained for trophic position also suggests that the generalist ghost crab assembles and augments its diet in fundamentally different ways as habitat morphology varies across a highly dynamic ecosystem. Our results offer support for a functional response in the trophic architecture of a common food web compartment (ghost crabs, macro-invertebrate prey) across well-known beach morphologies. More importantly, our \"dynamic food web approach\" serves as a basis for evaluating how globally wide-spread sandy beach ecosystems should respond to a variety of anthropogenic impacts including beach grooming, beach re-nourishment, introduction of non-native or feral predators and human traffic on beaches.","author":[{"dropping-particle":"","family":"Tewfik","given":"Alexander","non-dropping-particle":"","parse-names":false,"suffix":""},{"dropping-particle":"","family":"Bell","given":"Susan S.","non-dropping-particle":"","parse-names":false,"suffix":""},{"dropping-particle":"","family":"McCann","given":"Kevin S.","non-dropping-particle":"","parse-names":false,"suffix":""},{"dropping-particle":"","family":"Morrow","given":"Kristina","non-dropping-particle":"","parse-names":false,"suffix":""}],"container-title":"PLoS ONE","id":"ITEM-1","issue":"1","issued":{"date-parts":[["2016"]]},"page":"1-22","title":"Predator diet and trophic position modified with altered habitat morphology","type":"article-journal","volume":"11"},"uris":["http://www.mendeley.com/documents/?uuid=d44f5675-e71d-4fa4-9523-054c7d057d50"]}],"mendeley":{"formattedCitation":"(Tewfik et al. 2016)","plainTextFormattedCitation":"(Tewfik et al. 2016)","previouslyFormattedCitation":"(Tewfik et al. 2016)"},"properties":{"noteIndex":0},"schema":"https://github.com/citation-style-language/schema/raw/master/csl-citation.json"}</w:instrText>
      </w:r>
      <w:r w:rsidR="00767542">
        <w:fldChar w:fldCharType="separate"/>
      </w:r>
      <w:r w:rsidR="00767542" w:rsidRPr="00767542">
        <w:rPr>
          <w:noProof/>
        </w:rPr>
        <w:t>(Tewfik et al. 2016)</w:t>
      </w:r>
      <w:ins w:id="67" w:author="PATRICIA TRAN" w:date="2018-12-03T18:32:00Z">
        <w:r w:rsidR="00767542">
          <w:fldChar w:fldCharType="end"/>
        </w:r>
        <w:r w:rsidR="00767542">
          <w:t>.</w:t>
        </w:r>
      </w:ins>
    </w:p>
    <w:p w14:paraId="7C89B1B0" w14:textId="05E86347" w:rsidR="003C2D4C" w:rsidDel="000F61F4" w:rsidRDefault="00F40F2D">
      <w:pPr>
        <w:spacing w:line="276" w:lineRule="auto"/>
        <w:jc w:val="both"/>
        <w:rPr>
          <w:del w:id="68" w:author="PATRICIA TRAN" w:date="2018-11-28T11:53:00Z"/>
        </w:rPr>
        <w:pPrChange w:id="69" w:author="PATRICIA TRAN" w:date="2018-11-28T11:39:00Z">
          <w:pPr/>
        </w:pPrChange>
      </w:pPr>
      <w:ins w:id="70" w:author="PATRICIA TRAN" w:date="2018-11-28T13:50:00Z">
        <w:r>
          <w:tab/>
        </w:r>
      </w:ins>
      <w:ins w:id="71" w:author="PATRICIA TRAN" w:date="2018-12-03T18:33:00Z">
        <w:r w:rsidR="00767542">
          <w:t xml:space="preserve">Ghost crabs have obtained their names from their body colour blending well into the sand during daylight, allowing them to camouflage from predators. </w:t>
        </w:r>
      </w:ins>
      <w:del w:id="72" w:author="PATRICIA TRAN" w:date="2018-11-28T11:39:00Z">
        <w:r w:rsidR="003C2D4C" w:rsidDel="000848A1">
          <w:delText xml:space="preserve">Ghost crabs are ubiquitous organisms found on beaches across the world. </w:delText>
        </w:r>
        <w:r w:rsidR="00B00E7B" w:rsidDel="000848A1">
          <w:delText>Ghost crabs have a fossarial lifestyle, in order to adapt to thermal fluctuations between night and day on the beach.</w:delText>
        </w:r>
      </w:del>
      <w:del w:id="73" w:author="PATRICIA TRAN" w:date="2018-11-26T10:26:00Z">
        <w:r w:rsidR="00B00E7B" w:rsidDel="00410138">
          <w:delText xml:space="preserve"> (Watson et al.)</w:delText>
        </w:r>
        <w:r w:rsidR="00387AE8" w:rsidDel="00410138">
          <w:delText>.</w:delText>
        </w:r>
      </w:del>
    </w:p>
    <w:p w14:paraId="5848564A" w14:textId="77777777" w:rsidR="00387AE8" w:rsidDel="00F40F2D" w:rsidRDefault="00387AE8">
      <w:pPr>
        <w:spacing w:line="276" w:lineRule="auto"/>
        <w:jc w:val="both"/>
        <w:rPr>
          <w:del w:id="74" w:author="PATRICIA TRAN" w:date="2018-11-28T13:50:00Z"/>
        </w:rPr>
        <w:pPrChange w:id="75" w:author="PATRICIA TRAN" w:date="2018-11-28T11:39:00Z">
          <w:pPr/>
        </w:pPrChange>
      </w:pPr>
    </w:p>
    <w:p w14:paraId="65A41FC5" w14:textId="3F356160" w:rsidR="00387AE8" w:rsidDel="00410138" w:rsidRDefault="00387AE8">
      <w:pPr>
        <w:spacing w:line="276" w:lineRule="auto"/>
        <w:jc w:val="both"/>
        <w:rPr>
          <w:del w:id="76" w:author="PATRICIA TRAN" w:date="2018-11-26T10:27:00Z"/>
        </w:rPr>
        <w:pPrChange w:id="77" w:author="PATRICIA TRAN" w:date="2018-11-28T11:39:00Z">
          <w:pPr/>
        </w:pPrChange>
      </w:pPr>
      <w:del w:id="78" w:author="PATRICIA TRAN" w:date="2018-11-28T13:50:00Z">
        <w:r w:rsidDel="00F40F2D">
          <w:tab/>
        </w:r>
      </w:del>
      <w:ins w:id="79" w:author="PATRICIA TRAN" w:date="2018-11-28T11:53:00Z">
        <w:r w:rsidR="000F61F4">
          <w:t xml:space="preserve">Because they may be difficult to see, </w:t>
        </w:r>
      </w:ins>
      <w:ins w:id="80" w:author="PATRICIA TRAN" w:date="2018-11-28T13:42:00Z">
        <w:r w:rsidR="00F729DA">
          <w:t xml:space="preserve">non-intrusive proxy methods can be used to estimate </w:t>
        </w:r>
      </w:ins>
      <w:ins w:id="81" w:author="PATRICIA TRAN" w:date="2018-11-28T13:43:00Z">
        <w:r w:rsidR="00F729DA">
          <w:t>ghost crab populations. One such method is c</w:t>
        </w:r>
      </w:ins>
      <w:del w:id="82" w:author="PATRICIA TRAN" w:date="2018-11-28T11:53:00Z">
        <w:r w:rsidDel="000F61F4">
          <w:delText>C</w:delText>
        </w:r>
      </w:del>
      <w:r>
        <w:t>ounting ghost crabs burrows is a non-destructive indirect method of counting</w:t>
      </w:r>
      <w:r w:rsidR="009E6671">
        <w:t xml:space="preserve"> (de Oliveira et al., 2016)</w:t>
      </w:r>
      <w:r>
        <w:t xml:space="preserve"> and measuring ghost crabs, and is used in assessing environmental qualities of beach</w:t>
      </w:r>
      <w:ins w:id="83" w:author="PATRICIA TRAN" w:date="2018-11-28T14:27:00Z">
        <w:r w:rsidR="008D6325">
          <w:t>e</w:t>
        </w:r>
      </w:ins>
      <w:r>
        <w:t>s. I</w:t>
      </w:r>
      <w:ins w:id="84" w:author="PATRICIA TRAN" w:date="2018-11-28T13:43:00Z">
        <w:r w:rsidR="00F729DA">
          <w:t>t</w:t>
        </w:r>
      </w:ins>
      <w:del w:id="85" w:author="PATRICIA TRAN" w:date="2018-11-28T13:43:00Z">
        <w:r w:rsidDel="00F729DA">
          <w:delText>T</w:delText>
        </w:r>
      </w:del>
      <w:r>
        <w:t xml:space="preserve"> has been used in several studies to assess their significance as a response to human pressures</w:t>
      </w:r>
      <w:ins w:id="86" w:author="PATRICIA TRAN" w:date="2018-12-03T18:33:00Z">
        <w:r w:rsidR="00767542">
          <w:t xml:space="preserve"> </w:t>
        </w:r>
      </w:ins>
      <w:ins w:id="87" w:author="PATRICIA TRAN" w:date="2018-11-26T10:27:00Z">
        <w:r w:rsidR="00410138">
          <w:fldChar w:fldCharType="begin" w:fldLock="1"/>
        </w:r>
      </w:ins>
      <w:r w:rsidR="00410138">
        <w:instrText>ADDIN CSL_CITATION {"citationItems":[{"id":"ITEM-1","itemData":{"DOI":"10.1016/j.ocecoaman.2017.02.007","ISSN":"09645691","abstract":"Despite controversies, the non-destructive indirect method of counting and measuring the burrows of ghost crabs remains the best option for assessing the environmental quality of beaches. In order to better conserve and manage local populations and their environments, we evaluated the occurrence of the ghost crab Ocypode quadrata at 39 beaches, characterized according to the degree of human presence and by physical factors. Three main groups of beach variables-low, moderate and high – were identified according to the degree of human presence coupled with natural factors. The modes of access and cleaning best discriminated the beaches. Amongst physical features, only “trail beaches” and “restricted access beaches” significantly differed from other beaches. The drift and effluent beach zones with lesser human presence showed the highest numbers/densities of burrows. Older crabs, inferred by the largest burrows, were found less frequently at all beaches, the drift zone being the major aspect for their presence. Despite the great variability in the distribution of ghost crabs, they are sensitive to low environmental quality and their adequacy for assessing environmental quality was confirmed.","author":[{"dropping-particle":"","family":"Souza","given":"Gabriela N.","non-dropping-particle":"de","parse-names":false,"suffix":""},{"dropping-particle":"","family":"Oliveira","given":"Carolina A.G.","non-dropping-particle":"","parse-names":false,"suffix":""},{"dropping-particle":"","family":"Tardem","given":"Andressa S.","non-dropping-particle":"","parse-names":false,"suffix":""},{"dropping-particle":"","family":"Soares-Gomes","given":"Abílio","non-dropping-particle":"","parse-names":false,"suffix":""}],"container-title":"Ocean and Coastal Management","id":"ITEM-1","issued":{"date-parts":[["2017"]]},"page":"1-10","publisher":"Elsevier Ltd","title":"Counting and measuring ghost crab burrows as a way to assess the environmental quality of beaches","type":"article-journal","volume":"140"},"uris":["http://www.mendeley.com/documents/?uuid=b9f23935-21bd-45d0-8fec-7351f3111835"]},{"id":"ITEM-2","itemData":{"abstract":"Sandy beaches are frequently visited for recreational purposes. Although such recreational activities are economically beneficial, they cause disturbances to these habitats. Every ecosystem has unique properties; thus, ecosystem-specific species are often used as bioindicators of human disturbances. Here, we pioneer the use of an indirect burrow-count- ing technique on 20 sandy South Carolina beaches that experience different levels of human disturbance. Our results show that Ocypode quadrata (Atlantic Ghost Crab) is a reliable bio- indicator of human disturbance on sandy beaches in South Carolina. The burrow density and width declined significantly as human disturbance increased. We also report that females outnumber males in highly disturbed sites. We conclude that the indirect burrow-counting technique employed in this study could minimize the cost and the effort of determining the human disturbances on coastal regions.","author":[{"dropping-particle":"","family":"Gül","given":"Mustafa R","non-dropping-particle":"","parse-names":false,"suffix":""},{"dropping-particle":"","family":"Griffen","given":"Blaine D","non-dropping-particle":"","parse-names":false,"suffix":""}],"container-title":"Southeastern Naturalist","id":"ITEM-2","issue":"2","issued":{"date-parts":[["2018"]]},"page":"357-364","title":"A Reliable Bioindicator of Anthropogenic Impact on the Coast of South Carolina A Reliable Bioindicator of Anthropogenic Impact on the Coast of South Carolina","type":"article-journal","volume":"17"},"uris":["http://www.mendeley.com/documents/?uuid=0a280584-f228-45f7-8c30-15dd471bd835"]}],"mendeley":{"formattedCitation":"(de Souza et al. 2017, Gül and Griffen 2018)","plainTextFormattedCitation":"(de Souza et al. 2017, Gül and Griffen 2018)","previouslyFormattedCitation":"(de Souza et al. 2017, Gül and Griffen 2018)"},"properties":{"noteIndex":0},"schema":"https://github.com/citation-style-language/schema/raw/master/csl-citation.json"}</w:instrText>
      </w:r>
      <w:r w:rsidR="00410138">
        <w:fldChar w:fldCharType="separate"/>
      </w:r>
      <w:r w:rsidR="00410138" w:rsidRPr="00410138">
        <w:rPr>
          <w:noProof/>
        </w:rPr>
        <w:t>(de Souza et al. 2017, Gül and Griffen 2018)</w:t>
      </w:r>
      <w:ins w:id="88" w:author="PATRICIA TRAN" w:date="2018-11-26T10:27:00Z">
        <w:r w:rsidR="00410138">
          <w:fldChar w:fldCharType="end"/>
        </w:r>
        <w:r w:rsidR="00410138">
          <w:t>.</w:t>
        </w:r>
      </w:ins>
      <w:del w:id="89" w:author="PATRICIA TRAN" w:date="2018-11-26T10:27:00Z">
        <w:r w:rsidDel="00410138">
          <w:delText xml:space="preserve"> (de Souza et al. 2017</w:delText>
        </w:r>
        <w:r w:rsidR="007C251A" w:rsidDel="00410138">
          <w:delText>. Gul and Griffin, 2018</w:delText>
        </w:r>
        <w:r w:rsidDel="00410138">
          <w:delText>).</w:delText>
        </w:r>
      </w:del>
    </w:p>
    <w:p w14:paraId="40649AC2" w14:textId="77777777" w:rsidR="00387AE8" w:rsidRDefault="00387AE8">
      <w:pPr>
        <w:spacing w:line="276" w:lineRule="auto"/>
        <w:jc w:val="both"/>
        <w:pPrChange w:id="90" w:author="PATRICIA TRAN" w:date="2018-11-28T11:39:00Z">
          <w:pPr/>
        </w:pPrChange>
      </w:pPr>
    </w:p>
    <w:p w14:paraId="6B418FA8" w14:textId="6E553A16" w:rsidR="00387AE8" w:rsidDel="00647B83" w:rsidRDefault="00387AE8">
      <w:pPr>
        <w:spacing w:line="276" w:lineRule="auto"/>
        <w:jc w:val="both"/>
        <w:rPr>
          <w:del w:id="91" w:author="PATRICIA TRAN" w:date="2018-11-28T13:50:00Z"/>
        </w:rPr>
        <w:pPrChange w:id="92" w:author="PATRICIA TRAN" w:date="2018-11-28T11:39:00Z">
          <w:pPr/>
        </w:pPrChange>
      </w:pPr>
      <w:r>
        <w:lastRenderedPageBreak/>
        <w:tab/>
      </w:r>
      <w:del w:id="93" w:author="PATRICIA TRAN" w:date="2018-11-28T13:50:00Z">
        <w:r w:rsidDel="00F40F2D">
          <w:delText>In addition to human pressures, ghost crabs populations have been shown to respond to morphodynamic habitat properties o</w:delText>
        </w:r>
        <w:r w:rsidR="002E1A07" w:rsidDel="00F40F2D">
          <w:delText>n sandy beaches</w:delText>
        </w:r>
      </w:del>
      <w:del w:id="94" w:author="PATRICIA TRAN" w:date="2018-11-26T10:27:00Z">
        <w:r w:rsidR="002E1A07" w:rsidDel="00410138">
          <w:delText xml:space="preserve"> (Lecrezi 2014).</w:delText>
        </w:r>
      </w:del>
    </w:p>
    <w:p w14:paraId="49729E4E" w14:textId="77777777" w:rsidR="003C2D4C" w:rsidDel="00647B83" w:rsidRDefault="003C2D4C">
      <w:pPr>
        <w:spacing w:line="276" w:lineRule="auto"/>
        <w:jc w:val="both"/>
        <w:rPr>
          <w:del w:id="95" w:author="PATRICIA TRAN" w:date="2018-11-28T13:50:00Z"/>
        </w:rPr>
        <w:pPrChange w:id="96" w:author="PATRICIA TRAN" w:date="2018-11-28T11:39:00Z">
          <w:pPr/>
        </w:pPrChange>
      </w:pPr>
    </w:p>
    <w:p w14:paraId="4D2FE96E" w14:textId="37AF8183" w:rsidR="003C2D4C" w:rsidRPr="002F7A9F" w:rsidDel="00647B83" w:rsidRDefault="003C2D4C">
      <w:pPr>
        <w:spacing w:line="276" w:lineRule="auto"/>
        <w:jc w:val="both"/>
        <w:rPr>
          <w:del w:id="97" w:author="PATRICIA TRAN" w:date="2018-11-28T13:50:00Z"/>
          <w:b/>
        </w:rPr>
        <w:pPrChange w:id="98" w:author="PATRICIA TRAN" w:date="2018-11-28T11:39:00Z">
          <w:pPr/>
        </w:pPrChange>
      </w:pPr>
      <w:del w:id="99" w:author="PATRICIA TRAN" w:date="2018-11-26T12:09:00Z">
        <w:r w:rsidRPr="002F7A9F" w:rsidDel="00BB2879">
          <w:rPr>
            <w:b/>
          </w:rPr>
          <w:delText>Question:</w:delText>
        </w:r>
      </w:del>
    </w:p>
    <w:p w14:paraId="421B0BA9" w14:textId="7E8BF5AC" w:rsidR="003C2D4C" w:rsidDel="00DD1C43" w:rsidRDefault="003C2D4C">
      <w:pPr>
        <w:spacing w:line="276" w:lineRule="auto"/>
        <w:jc w:val="both"/>
        <w:rPr>
          <w:del w:id="100" w:author="PATRICIA TRAN" w:date="2018-11-26T11:59:00Z"/>
          <w:b/>
        </w:rPr>
        <w:pPrChange w:id="101" w:author="PATRICIA TRAN" w:date="2018-11-28T11:39:00Z">
          <w:pPr/>
        </w:pPrChange>
      </w:pPr>
      <w:del w:id="102" w:author="PATRICIA TRAN" w:date="2018-11-28T13:50:00Z">
        <w:r w:rsidDel="00647B83">
          <w:tab/>
        </w:r>
      </w:del>
      <w:del w:id="103" w:author="PATRICIA TRAN" w:date="2018-11-26T11:58:00Z">
        <w:r w:rsidDel="00DD1C43">
          <w:delText>In this study, we want to</w:delText>
        </w:r>
      </w:del>
      <w:ins w:id="104" w:author="PATRICIA TRAN" w:date="2018-11-26T11:58:00Z">
        <w:r w:rsidR="008D6325">
          <w:t>The aim of our</w:t>
        </w:r>
        <w:r w:rsidR="00DD1C43">
          <w:t xml:space="preserve"> study was to</w:t>
        </w:r>
      </w:ins>
      <w:r>
        <w:t xml:space="preserve"> investigate beach habitat use by ghost crabs across the dunes and beach habitats of </w:t>
      </w:r>
      <w:ins w:id="105" w:author="PATRICIA TRAN" w:date="2018-11-28T11:51:00Z">
        <w:r w:rsidR="000F61F4">
          <w:t xml:space="preserve">a protected beach, </w:t>
        </w:r>
      </w:ins>
      <w:r>
        <w:t xml:space="preserve">Nanny Goat Beach, as it relates to relationship with the tidal line, and how it might have changed in face of dynamic beach morphology. </w:t>
      </w:r>
      <w:ins w:id="106" w:author="PATRICIA TRAN" w:date="2018-11-28T11:52:00Z">
        <w:r w:rsidR="000F61F4">
          <w:t xml:space="preserve">We aimed to characterize the fine scale distribution, patterns and activities of ghost crab in a protected environment, </w:t>
        </w:r>
      </w:ins>
      <w:ins w:id="107" w:author="PATRICIA TRAN" w:date="2018-11-28T11:53:00Z">
        <w:r w:rsidR="000F61F4">
          <w:t>to</w:t>
        </w:r>
      </w:ins>
      <w:ins w:id="108" w:author="PATRICIA TRAN" w:date="2018-11-28T11:52:00Z">
        <w:r w:rsidR="000F61F4">
          <w:t xml:space="preserve"> gain insight about natural and optimal habitats. </w:t>
        </w:r>
      </w:ins>
      <w:r>
        <w:t>To answer this question, we performed a fine scale survey of ghost crab burrows distribution, size, activity, and opening orientation in relation to the tideline along the beach. Using statistical analyses and geographic information systems, we aim to described whether habitat use differs among these habitats and if these can be linked to geomorphological features of the landscape.</w:t>
      </w:r>
    </w:p>
    <w:p w14:paraId="0316CA8E" w14:textId="77777777" w:rsidR="00DD1C43" w:rsidRDefault="00DD1C43">
      <w:pPr>
        <w:spacing w:line="276" w:lineRule="auto"/>
        <w:jc w:val="both"/>
        <w:rPr>
          <w:ins w:id="109" w:author="PATRICIA TRAN" w:date="2018-11-26T11:59:00Z"/>
        </w:rPr>
        <w:pPrChange w:id="110" w:author="PATRICIA TRAN" w:date="2018-11-28T11:39:00Z">
          <w:pPr/>
        </w:pPrChange>
      </w:pPr>
    </w:p>
    <w:p w14:paraId="229B1F0C" w14:textId="77777777" w:rsidR="003C2D4C" w:rsidDel="00DD1C43" w:rsidRDefault="003C2D4C">
      <w:pPr>
        <w:spacing w:line="276" w:lineRule="auto"/>
        <w:jc w:val="both"/>
        <w:rPr>
          <w:del w:id="111" w:author="PATRICIA TRAN" w:date="2018-11-26T11:58:00Z"/>
        </w:rPr>
        <w:pPrChange w:id="112" w:author="PATRICIA TRAN" w:date="2018-11-28T11:39:00Z">
          <w:pPr/>
        </w:pPrChange>
      </w:pPr>
    </w:p>
    <w:p w14:paraId="3436880F" w14:textId="5D6CE6E2" w:rsidR="001316AC" w:rsidRPr="002F7A9F" w:rsidDel="00DD1C43" w:rsidRDefault="003C2D4C">
      <w:pPr>
        <w:spacing w:line="276" w:lineRule="auto"/>
        <w:jc w:val="both"/>
        <w:rPr>
          <w:del w:id="113" w:author="PATRICIA TRAN" w:date="2018-11-26T11:58:00Z"/>
          <w:b/>
        </w:rPr>
        <w:pPrChange w:id="114" w:author="PATRICIA TRAN" w:date="2018-11-28T11:39:00Z">
          <w:pPr/>
        </w:pPrChange>
      </w:pPr>
      <w:del w:id="115" w:author="PATRICIA TRAN" w:date="2018-11-26T11:58:00Z">
        <w:r w:rsidRPr="002F7A9F" w:rsidDel="00DD1C43">
          <w:rPr>
            <w:b/>
          </w:rPr>
          <w:delText>Hypothesis:</w:delText>
        </w:r>
      </w:del>
    </w:p>
    <w:p w14:paraId="6DADC739" w14:textId="38EB1C33" w:rsidR="003C2D4C" w:rsidDel="00BB2879" w:rsidRDefault="00DD1C43">
      <w:pPr>
        <w:spacing w:line="276" w:lineRule="auto"/>
        <w:jc w:val="both"/>
        <w:rPr>
          <w:del w:id="116" w:author="PATRICIA TRAN" w:date="2018-11-26T12:05:00Z"/>
        </w:rPr>
        <w:pPrChange w:id="117" w:author="PATRICIA TRAN" w:date="2018-11-28T11:39:00Z">
          <w:pPr/>
        </w:pPrChange>
      </w:pPr>
      <w:ins w:id="118" w:author="PATRICIA TRAN" w:date="2018-11-26T11:59:00Z">
        <w:r>
          <w:tab/>
          <w:t>For the burrow distribution hypothesis, t</w:t>
        </w:r>
      </w:ins>
      <w:del w:id="119" w:author="PATRICIA TRAN" w:date="2018-11-26T11:59:00Z">
        <w:r w:rsidR="003C2D4C" w:rsidDel="00DD1C43">
          <w:tab/>
          <w:delText>T</w:delText>
        </w:r>
      </w:del>
      <w:r w:rsidR="003C2D4C">
        <w:t>he null hypothesis is that the number of burrows does not differ between the beach and the dunes. If the null hypothesis is rejected, the number of burrows will differ between the habitats.</w:t>
      </w:r>
      <w:del w:id="120" w:author="PATRICIA TRAN" w:date="2018-11-26T12:07:00Z">
        <w:r w:rsidR="003C2D4C" w:rsidDel="00BB2879">
          <w:delText xml:space="preserve"> Reasons that might influence this are the higher number of hiding habitats in the dunes, due to its proximity to vegetation, and lowlying grasses for example, however, the beach is closer to the tidal line racks, </w:delText>
        </w:r>
      </w:del>
      <w:del w:id="121" w:author="PATRICIA TRAN" w:date="2018-11-26T12:05:00Z">
        <w:r w:rsidR="003C2D4C" w:rsidDel="00BB2879">
          <w:delText>a known place for ghost crabs to scavenge at night.</w:delText>
        </w:r>
      </w:del>
      <w:ins w:id="122" w:author="PATRICIA TRAN" w:date="2018-11-26T12:05:00Z">
        <w:r w:rsidR="00BB2879">
          <w:t xml:space="preserve"> </w:t>
        </w:r>
      </w:ins>
    </w:p>
    <w:p w14:paraId="3EC0D516" w14:textId="6CA9612F" w:rsidR="003C2D4C" w:rsidDel="00BB2879" w:rsidRDefault="003C2D4C">
      <w:pPr>
        <w:spacing w:line="276" w:lineRule="auto"/>
        <w:jc w:val="both"/>
        <w:rPr>
          <w:del w:id="123" w:author="PATRICIA TRAN" w:date="2018-11-26T12:07:00Z"/>
        </w:rPr>
        <w:pPrChange w:id="124" w:author="PATRICIA TRAN" w:date="2018-11-28T11:39:00Z">
          <w:pPr/>
        </w:pPrChange>
      </w:pPr>
      <w:del w:id="125" w:author="PATRICIA TRAN" w:date="2018-11-26T12:05:00Z">
        <w:r w:rsidDel="00BB2879">
          <w:tab/>
        </w:r>
      </w:del>
      <w:r>
        <w:t xml:space="preserve">In terms of the size, the null hypothesis is that </w:t>
      </w:r>
      <w:r w:rsidR="00A3226B">
        <w:t>there is no difference in the size of the burrows opening between the beach and the dunes.</w:t>
      </w:r>
      <w:ins w:id="126" w:author="PATRICIA TRAN" w:date="2018-11-26T12:09:00Z">
        <w:r w:rsidR="00BB2879">
          <w:t xml:space="preserve"> If the null hypothesis is rejected, the size of the burrows would differ between the environments, which could have implications for the ecology of the species.</w:t>
        </w:r>
      </w:ins>
      <w:r w:rsidR="00A3226B">
        <w:t xml:space="preserve"> </w:t>
      </w:r>
      <w:del w:id="127" w:author="PATRICIA TRAN" w:date="2018-11-26T12:06:00Z">
        <w:r w:rsidR="00A3226B" w:rsidDel="00BB2879">
          <w:delText>If the null hypothesis is rejected</w:delText>
        </w:r>
      </w:del>
      <w:del w:id="128" w:author="PATRICIA TRAN" w:date="2018-11-26T12:05:00Z">
        <w:r w:rsidR="00A3226B" w:rsidDel="00BB2879">
          <w:delText>, there are two possible scenarios, it could be because large organisms dig larger burrows, and have a ecological advantage on the smaller crabs, which would be displaced on the beach. If the inverse is true (larger burrows on the beach), this could mean that […]</w:delText>
        </w:r>
      </w:del>
      <w:ins w:id="129" w:author="PATRICIA TRAN" w:date="2018-11-26T12:06:00Z">
        <w:r w:rsidR="00BB2879">
          <w:t>For the orientati</w:t>
        </w:r>
      </w:ins>
      <w:ins w:id="130" w:author="PATRICIA TRAN" w:date="2018-11-26T12:07:00Z">
        <w:r w:rsidR="00BB2879">
          <w:t>on, we expect burrow</w:t>
        </w:r>
      </w:ins>
    </w:p>
    <w:p w14:paraId="76834996" w14:textId="40D44E64" w:rsidR="00A3226B" w:rsidRDefault="00FC3C4A">
      <w:pPr>
        <w:spacing w:line="276" w:lineRule="auto"/>
        <w:jc w:val="both"/>
        <w:pPrChange w:id="131" w:author="PATRICIA TRAN" w:date="2018-11-28T11:39:00Z">
          <w:pPr/>
        </w:pPrChange>
      </w:pPr>
      <w:del w:id="132" w:author="PATRICIA TRAN" w:date="2018-11-26T12:07:00Z">
        <w:r w:rsidDel="00BB2879">
          <w:tab/>
          <w:delText>The orientation of the burrows can have an influence on their propensity to be flooded by wave active. We expect burrows</w:delText>
        </w:r>
      </w:del>
      <w:r>
        <w:t xml:space="preserve"> near the </w:t>
      </w:r>
      <w:ins w:id="133" w:author="PATRICIA TRAN" w:date="2018-11-26T12:07:00Z">
        <w:r w:rsidR="00BB2879">
          <w:t>tide</w:t>
        </w:r>
      </w:ins>
      <w:del w:id="134" w:author="PATRICIA TRAN" w:date="2018-11-26T12:07:00Z">
        <w:r w:rsidDel="00BB2879">
          <w:delText>shore</w:delText>
        </w:r>
      </w:del>
      <w:r>
        <w:t>line to have openings directed away from the tidal line, whereas the burrows orientation in the dunes could be in any direction</w:t>
      </w:r>
      <w:ins w:id="135" w:author="PATRICIA TRAN" w:date="2018-11-26T12:07:00Z">
        <w:r w:rsidR="00BB2879">
          <w:t>, given the higher chances of burrows being flooded near the tideline.</w:t>
        </w:r>
      </w:ins>
      <w:ins w:id="136" w:author="PATRICIA TRAN" w:date="2018-11-26T12:08:00Z">
        <w:r w:rsidR="00BB2879">
          <w:t xml:space="preserve"> </w:t>
        </w:r>
      </w:ins>
      <w:del w:id="137" w:author="PATRICIA TRAN" w:date="2018-11-26T12:07:00Z">
        <w:r w:rsidDel="00BB2879">
          <w:delText xml:space="preserve">. </w:delText>
        </w:r>
      </w:del>
    </w:p>
    <w:p w14:paraId="0264926C" w14:textId="41E4CB4B" w:rsidR="002F7A9F" w:rsidDel="00BB2879" w:rsidRDefault="001316AC">
      <w:pPr>
        <w:spacing w:line="276" w:lineRule="auto"/>
        <w:jc w:val="both"/>
        <w:rPr>
          <w:del w:id="138" w:author="PATRICIA TRAN" w:date="2018-11-26T12:08:00Z"/>
        </w:rPr>
        <w:pPrChange w:id="139" w:author="PATRICIA TRAN" w:date="2018-11-28T11:39:00Z">
          <w:pPr/>
        </w:pPrChange>
      </w:pPr>
      <w:ins w:id="140" w:author="PATRICIA TRAN" w:date="2018-11-25T15:14:00Z">
        <w:r>
          <w:tab/>
        </w:r>
      </w:ins>
      <w:del w:id="141" w:author="PATRICIA TRAN" w:date="2018-11-26T12:08:00Z">
        <w:r w:rsidR="002F7A9F" w:rsidDel="00BB2879">
          <w:tab/>
        </w:r>
      </w:del>
      <w:del w:id="142" w:author="PATRICIA TRAN" w:date="2018-11-25T15:14:00Z">
        <w:r w:rsidR="002F7A9F" w:rsidDel="001316AC">
          <w:delText>Previous studies at Sapelo Island have mapped the distribution of ghost crab burrows, but not intensively. However, based on these studies, it’s possible to map the tide line edge based on the coordinates. Compare to today, we expect the edge to have receded landward</w:delText>
        </w:r>
        <w:r w:rsidR="008257D7" w:rsidDel="001316AC">
          <w:delText>.</w:delText>
        </w:r>
      </w:del>
    </w:p>
    <w:p w14:paraId="1EBDADAA" w14:textId="54412C12" w:rsidR="008257D7" w:rsidDel="00BB2879" w:rsidRDefault="008257D7">
      <w:pPr>
        <w:spacing w:line="276" w:lineRule="auto"/>
        <w:jc w:val="both"/>
        <w:rPr>
          <w:del w:id="143" w:author="PATRICIA TRAN" w:date="2018-11-26T12:08:00Z"/>
        </w:rPr>
        <w:pPrChange w:id="144" w:author="PATRICIA TRAN" w:date="2018-11-28T11:39:00Z">
          <w:pPr/>
        </w:pPrChange>
      </w:pPr>
    </w:p>
    <w:p w14:paraId="633C26F7" w14:textId="1458721C" w:rsidR="008257D7" w:rsidDel="00BB2879" w:rsidRDefault="008257D7">
      <w:pPr>
        <w:spacing w:line="276" w:lineRule="auto"/>
        <w:jc w:val="both"/>
        <w:rPr>
          <w:del w:id="145" w:author="PATRICIA TRAN" w:date="2018-11-26T12:08:00Z"/>
        </w:rPr>
        <w:pPrChange w:id="146" w:author="PATRICIA TRAN" w:date="2018-11-28T11:39:00Z">
          <w:pPr/>
        </w:pPrChange>
      </w:pPr>
      <w:del w:id="147" w:author="PATRICIA TRAN" w:date="2018-11-26T12:08:00Z">
        <w:r w:rsidDel="00BB2879">
          <w:delText>“</w:delText>
        </w:r>
        <w:r w:rsidRPr="008257D7" w:rsidDel="00BB2879">
          <w:delText>Statistically, the wider and less steep the Georgia beach, the less regular is the progression from smaller foreshore burrows to larger backshore burrows, the more heterogeneous are the burrow sizes in</w:delText>
        </w:r>
        <w:r w:rsidDel="00BB2879">
          <w:delText xml:space="preserve"> any one zone, and the l</w:delText>
        </w:r>
        <w:r w:rsidRPr="008257D7" w:rsidDel="00BB2879">
          <w:delText>ess is the range in mean burrow size from foreshore to backshore. On</w:delText>
        </w:r>
        <w:r w:rsidDel="00BB2879">
          <w:delText xml:space="preserve">” </w:delText>
        </w:r>
      </w:del>
    </w:p>
    <w:p w14:paraId="04B918A8" w14:textId="63F147DE" w:rsidR="008257D7" w:rsidDel="00BB2879" w:rsidRDefault="008257D7">
      <w:pPr>
        <w:spacing w:line="276" w:lineRule="auto"/>
        <w:jc w:val="both"/>
        <w:rPr>
          <w:del w:id="148" w:author="PATRICIA TRAN" w:date="2018-11-26T12:08:00Z"/>
        </w:rPr>
        <w:pPrChange w:id="149" w:author="PATRICIA TRAN" w:date="2018-11-28T11:39:00Z">
          <w:pPr/>
        </w:pPrChange>
      </w:pPr>
      <w:del w:id="150" w:author="PATRICIA TRAN" w:date="2018-11-26T12:08:00Z">
        <w:r w:rsidDel="00BB2879">
          <w:delText>- To address this question, we can calculate the distance from shoreline for each of the burrows. On the x axis, we would plot the distance in m, and on the y axis, we can plot the range of sizes. If this hypothesis is true</w:delText>
        </w:r>
      </w:del>
      <w:del w:id="151" w:author="PATRICIA TRAN" w:date="2018-11-26T10:27:00Z">
        <w:r w:rsidDel="00410138">
          <w:delText xml:space="preserve"> (Hill and Hunter 1973)</w:delText>
        </w:r>
      </w:del>
      <w:del w:id="152" w:author="PATRICIA TRAN" w:date="2018-11-26T12:08:00Z">
        <w:r w:rsidDel="00BB2879">
          <w:delText xml:space="preserve">, there would be a greater range of sizes as distances increases. </w:delText>
        </w:r>
      </w:del>
    </w:p>
    <w:p w14:paraId="2BDBFCCA" w14:textId="77777777" w:rsidR="002F7A9F" w:rsidRDefault="002F7A9F">
      <w:pPr>
        <w:spacing w:line="276" w:lineRule="auto"/>
        <w:jc w:val="both"/>
        <w:pPrChange w:id="153" w:author="PATRICIA TRAN" w:date="2018-11-28T11:39:00Z">
          <w:pPr/>
        </w:pPrChange>
      </w:pPr>
    </w:p>
    <w:p w14:paraId="3A6F7A4A" w14:textId="33223B41" w:rsidR="002F7A9F" w:rsidRDefault="002F7A9F">
      <w:pPr>
        <w:spacing w:line="276" w:lineRule="auto"/>
        <w:jc w:val="both"/>
        <w:rPr>
          <w:b/>
        </w:rPr>
        <w:pPrChange w:id="154" w:author="PATRICIA TRAN" w:date="2018-11-28T11:39:00Z">
          <w:pPr/>
        </w:pPrChange>
      </w:pPr>
      <w:r>
        <w:rPr>
          <w:b/>
        </w:rPr>
        <w:t>Methods</w:t>
      </w:r>
    </w:p>
    <w:p w14:paraId="15DA7A20" w14:textId="5AB814D2" w:rsidR="002F7A9F" w:rsidDel="00BB2879" w:rsidRDefault="002F7A9F">
      <w:pPr>
        <w:spacing w:line="276" w:lineRule="auto"/>
        <w:jc w:val="both"/>
        <w:rPr>
          <w:del w:id="155" w:author="PATRICIA TRAN" w:date="2018-11-26T12:08:00Z"/>
          <w:i/>
        </w:rPr>
        <w:pPrChange w:id="156" w:author="PATRICIA TRAN" w:date="2018-11-28T11:39:00Z">
          <w:pPr/>
        </w:pPrChange>
      </w:pPr>
      <w:del w:id="157" w:author="PATRICIA TRAN" w:date="2018-11-26T12:08:00Z">
        <w:r w:rsidDel="00BB2879">
          <w:rPr>
            <w:i/>
          </w:rPr>
          <w:delText>Study site</w:delText>
        </w:r>
      </w:del>
    </w:p>
    <w:p w14:paraId="306D92EA" w14:textId="71E11C14" w:rsidR="002F7A9F" w:rsidDel="00BB2879" w:rsidRDefault="002F7A9F">
      <w:pPr>
        <w:spacing w:line="276" w:lineRule="auto"/>
        <w:jc w:val="both"/>
        <w:rPr>
          <w:del w:id="158" w:author="PATRICIA TRAN" w:date="2018-11-26T12:08:00Z"/>
          <w:b/>
        </w:rPr>
        <w:pPrChange w:id="159" w:author="PATRICIA TRAN" w:date="2018-11-28T11:39:00Z">
          <w:pPr/>
        </w:pPrChange>
      </w:pPr>
      <w:del w:id="160" w:author="PATRICIA TRAN" w:date="2018-11-26T12:08:00Z">
        <w:r w:rsidDel="00BB2879">
          <w:rPr>
            <w:i/>
          </w:rPr>
          <w:tab/>
        </w:r>
      </w:del>
      <w:moveFromRangeStart w:id="161" w:author="PATRICIA TRAN" w:date="2018-11-26T12:08:00Z" w:name="move530997456"/>
      <w:moveFrom w:id="162" w:author="PATRICIA TRAN" w:date="2018-11-26T12:08:00Z">
        <w:del w:id="163" w:author="PATRICIA TRAN" w:date="2018-11-26T12:08:00Z">
          <w:r w:rsidR="00100528" w:rsidDel="00BB2879">
            <w:delText>Sapelo Island (coordinated) is one of the barrier islands on the coast of the state of Georgia, United States.</w:delText>
          </w:r>
        </w:del>
      </w:moveFrom>
      <w:moveFromRangeEnd w:id="161"/>
      <w:del w:id="164" w:author="PATRICIA TRAN" w:date="2018-11-26T12:08:00Z">
        <w:r w:rsidR="00100528" w:rsidDel="00BB2879">
          <w:delText xml:space="preserve"> </w:delText>
        </w:r>
      </w:del>
    </w:p>
    <w:p w14:paraId="2B3EE0E1" w14:textId="77777777" w:rsidR="00100528" w:rsidRDefault="00100528">
      <w:pPr>
        <w:spacing w:line="276" w:lineRule="auto"/>
        <w:jc w:val="both"/>
        <w:rPr>
          <w:b/>
        </w:rPr>
        <w:pPrChange w:id="165" w:author="PATRICIA TRAN" w:date="2018-11-28T11:39:00Z">
          <w:pPr/>
        </w:pPrChange>
      </w:pPr>
    </w:p>
    <w:p w14:paraId="2645F34D" w14:textId="6493A976" w:rsidR="00100528" w:rsidRPr="00100528" w:rsidRDefault="00100528">
      <w:pPr>
        <w:spacing w:line="276" w:lineRule="auto"/>
        <w:jc w:val="both"/>
        <w:rPr>
          <w:i/>
        </w:rPr>
        <w:pPrChange w:id="166" w:author="PATRICIA TRAN" w:date="2018-11-28T11:39:00Z">
          <w:pPr/>
        </w:pPrChange>
      </w:pPr>
      <w:r>
        <w:rPr>
          <w:i/>
        </w:rPr>
        <w:t>Burrow distribution survey</w:t>
      </w:r>
    </w:p>
    <w:p w14:paraId="3E6A1C10" w14:textId="68166C2B" w:rsidR="00BB2879" w:rsidDel="00BB2879" w:rsidRDefault="00767542">
      <w:pPr>
        <w:spacing w:line="276" w:lineRule="auto"/>
        <w:ind w:firstLine="720"/>
        <w:jc w:val="both"/>
        <w:rPr>
          <w:del w:id="167" w:author="PATRICIA TRAN" w:date="2018-11-26T12:08:00Z"/>
          <w:b/>
        </w:rPr>
        <w:pPrChange w:id="168" w:author="PATRICIA TRAN" w:date="2018-11-28T11:39:00Z">
          <w:pPr/>
        </w:pPrChange>
      </w:pPr>
      <w:ins w:id="169" w:author="PATRICIA TRAN" w:date="2018-12-03T18:34:00Z">
        <w:r>
          <w:t xml:space="preserve">Nanny Goat Beach is a protected sandy beach, located on </w:t>
        </w:r>
      </w:ins>
      <w:moveToRangeStart w:id="170" w:author="PATRICIA TRAN" w:date="2018-11-26T12:08:00Z" w:name="move530997456"/>
      <w:moveTo w:id="171" w:author="PATRICIA TRAN" w:date="2018-11-26T12:08:00Z">
        <w:r w:rsidR="00BB2879">
          <w:t>Sapelo Island</w:t>
        </w:r>
        <w:del w:id="172" w:author="PATRICIA TRAN" w:date="2018-12-03T18:34:00Z">
          <w:r w:rsidR="00BB2879" w:rsidDel="00767542">
            <w:delText xml:space="preserve"> (coordinated)</w:delText>
          </w:r>
        </w:del>
      </w:moveTo>
      <w:ins w:id="173" w:author="PATRICIA TRAN" w:date="2018-12-03T18:34:00Z">
        <w:r>
          <w:t xml:space="preserve">, which </w:t>
        </w:r>
      </w:ins>
      <w:moveTo w:id="174" w:author="PATRICIA TRAN" w:date="2018-11-26T12:08:00Z">
        <w:del w:id="175" w:author="PATRICIA TRAN" w:date="2018-12-03T18:34:00Z">
          <w:r w:rsidR="00BB2879" w:rsidDel="00767542">
            <w:delText xml:space="preserve"> </w:delText>
          </w:r>
        </w:del>
        <w:r w:rsidR="00BB2879">
          <w:t xml:space="preserve">is one of the barrier islands on the coast of the state of Georgia, United States. </w:t>
        </w:r>
      </w:moveTo>
    </w:p>
    <w:moveToRangeEnd w:id="170"/>
    <w:p w14:paraId="4347F60B" w14:textId="70942374" w:rsidR="002F7A9F" w:rsidRDefault="002F7A9F">
      <w:pPr>
        <w:spacing w:line="276" w:lineRule="auto"/>
        <w:ind w:firstLine="720"/>
        <w:jc w:val="both"/>
        <w:pPrChange w:id="176" w:author="PATRICIA TRAN" w:date="2018-11-28T11:39:00Z">
          <w:pPr>
            <w:ind w:firstLine="720"/>
          </w:pPr>
        </w:pPrChange>
      </w:pPr>
      <w:r w:rsidRPr="002F7A9F">
        <w:t xml:space="preserve">Ghost crab burrows were </w:t>
      </w:r>
      <w:r w:rsidR="00100528">
        <w:t xml:space="preserve">surveyed </w:t>
      </w:r>
      <w:r w:rsidRPr="002F7A9F">
        <w:t>on Nanny Goat Beach from October 21 to October 24, 2018</w:t>
      </w:r>
      <w:del w:id="177" w:author="PATRICIA TRAN" w:date="2018-12-03T18:34:00Z">
        <w:r w:rsidRPr="002F7A9F" w:rsidDel="00767542">
          <w:delText xml:space="preserve"> during the Sapelo Field Course 2018</w:delText>
        </w:r>
      </w:del>
      <w:r w:rsidRPr="002F7A9F">
        <w:t xml:space="preserve">. </w:t>
      </w:r>
      <w:ins w:id="178" w:author="PATRICIA TRAN" w:date="2018-12-03T18:34:00Z">
        <w:r w:rsidR="00767542">
          <w:t>Two-meter wide t</w:t>
        </w:r>
      </w:ins>
      <w:del w:id="179" w:author="PATRICIA TRAN" w:date="2018-12-03T18:34:00Z">
        <w:r w:rsidRPr="002F7A9F" w:rsidDel="00767542">
          <w:delText>T</w:delText>
        </w:r>
      </w:del>
      <w:r w:rsidRPr="002F7A9F">
        <w:t>ransects perpendicular to the tide line, from the tide line to the edge of the dunes/</w:t>
      </w:r>
      <w:r w:rsidR="009B0046" w:rsidRPr="002F7A9F">
        <w:t>back dunes</w:t>
      </w:r>
      <w:r w:rsidRPr="002F7A9F">
        <w:t xml:space="preserve"> transition, were done every 2 meter from the Pavillon to the very south of the Beach, where the </w:t>
      </w:r>
      <w:r w:rsidR="00100528">
        <w:t>Dean’s Creek enters the marsh.</w:t>
      </w:r>
    </w:p>
    <w:p w14:paraId="0652DB62" w14:textId="79F146E9" w:rsidR="00100528" w:rsidRPr="005A087D" w:rsidRDefault="00100528">
      <w:pPr>
        <w:spacing w:line="276" w:lineRule="auto"/>
        <w:ind w:firstLine="720"/>
        <w:jc w:val="both"/>
        <w:pPrChange w:id="180" w:author="PATRICIA TRAN" w:date="2018-11-28T11:39:00Z">
          <w:pPr>
            <w:ind w:firstLine="720"/>
          </w:pPr>
        </w:pPrChange>
      </w:pPr>
      <w:r>
        <w:t xml:space="preserve">For each of the burrows, GPS coordinates were taken (Garmin 62sc, </w:t>
      </w:r>
      <w:r w:rsidR="00237BFD">
        <w:t>±</w:t>
      </w:r>
      <w:r>
        <w:t xml:space="preserve"> </w:t>
      </w:r>
      <w:r w:rsidR="00A92B0E">
        <w:t>12 feet accuracy), width and depth were measured using a caliper (</w:t>
      </w:r>
      <w:r w:rsidR="00284007">
        <w:t xml:space="preserve">Mitutoyo dial caliper, </w:t>
      </w:r>
      <w:r w:rsidR="00237BFD">
        <w:t>±</w:t>
      </w:r>
      <w:r w:rsidR="00284007">
        <w:t xml:space="preserve"> 0.02mm), and orientation compared to shoreline was note (up, down, left or right, and in between). Additionally, we took note of surrounding vegetation or habitat characteristics.</w:t>
      </w:r>
      <w:r w:rsidR="005A087D">
        <w:t xml:space="preserve"> The area of the burrow opening was calculated using the formula for an oval.</w:t>
      </w:r>
    </w:p>
    <w:p w14:paraId="2A9D066D" w14:textId="705019FF" w:rsidR="00284007" w:rsidRDefault="00284007">
      <w:pPr>
        <w:spacing w:line="276" w:lineRule="auto"/>
        <w:ind w:firstLine="720"/>
        <w:jc w:val="both"/>
        <w:pPrChange w:id="181" w:author="PATRICIA TRAN" w:date="2018-11-28T11:39:00Z">
          <w:pPr>
            <w:ind w:firstLine="720"/>
          </w:pPr>
        </w:pPrChange>
      </w:pPr>
      <w:r>
        <w:t xml:space="preserve">Activity of the burrows was assessed using a scale system as described in </w:t>
      </w:r>
      <w:r w:rsidR="005A087D">
        <w:t>Pombo and Turra (2013). In brief, a scale of 0 represents no sign of occupation, 1 is subtle (barely recognizable tracks and/or excavated sang, only noting the definition of the internal parameter), 2 is moderate (obvious presence of sand, or tracks, and internal perimeter definition) and 3 is strong (presence of more than one clear sign and or/a very prominent one).</w:t>
      </w:r>
    </w:p>
    <w:p w14:paraId="4C024C23" w14:textId="77777777" w:rsidR="005A087D" w:rsidRDefault="005A087D">
      <w:pPr>
        <w:spacing w:line="276" w:lineRule="auto"/>
        <w:jc w:val="both"/>
        <w:pPrChange w:id="182" w:author="PATRICIA TRAN" w:date="2018-11-28T11:39:00Z">
          <w:pPr/>
        </w:pPrChange>
      </w:pPr>
    </w:p>
    <w:p w14:paraId="3AEF4C85" w14:textId="77777777" w:rsidR="00767542" w:rsidRDefault="00767542">
      <w:pPr>
        <w:rPr>
          <w:ins w:id="183" w:author="PATRICIA TRAN" w:date="2018-12-03T18:35:00Z"/>
          <w:i/>
        </w:rPr>
      </w:pPr>
      <w:ins w:id="184" w:author="PATRICIA TRAN" w:date="2018-12-03T18:35:00Z">
        <w:r>
          <w:rPr>
            <w:i/>
          </w:rPr>
          <w:br w:type="page"/>
        </w:r>
      </w:ins>
    </w:p>
    <w:p w14:paraId="46E767E7" w14:textId="574631BF" w:rsidR="005A087D" w:rsidRDefault="005A087D">
      <w:pPr>
        <w:spacing w:line="276" w:lineRule="auto"/>
        <w:jc w:val="both"/>
        <w:rPr>
          <w:i/>
        </w:rPr>
        <w:pPrChange w:id="185" w:author="PATRICIA TRAN" w:date="2018-11-28T11:39:00Z">
          <w:pPr/>
        </w:pPrChange>
      </w:pPr>
      <w:r>
        <w:rPr>
          <w:i/>
        </w:rPr>
        <w:t>Statistical analysis</w:t>
      </w:r>
    </w:p>
    <w:p w14:paraId="7F73EBB5" w14:textId="095765E2" w:rsidR="00DF5EB8" w:rsidRPr="002736D1" w:rsidRDefault="00E450CC">
      <w:pPr>
        <w:spacing w:line="276" w:lineRule="auto"/>
        <w:ind w:firstLine="720"/>
        <w:jc w:val="both"/>
        <w:pPrChange w:id="186" w:author="PATRICIA TRAN" w:date="2018-11-28T11:39:00Z">
          <w:pPr>
            <w:ind w:firstLine="720"/>
          </w:pPr>
        </w:pPrChange>
      </w:pPr>
      <w:r>
        <w:t>Statistical analyses were done in R</w:t>
      </w:r>
      <w:ins w:id="187" w:author="PATRICIA TRAN" w:date="2018-12-03T18:35:00Z">
        <w:r w:rsidR="00767542">
          <w:t xml:space="preserve"> </w:t>
        </w:r>
      </w:ins>
      <w:ins w:id="188" w:author="PATRICIA TRAN" w:date="2018-11-26T10:29:00Z">
        <w:r w:rsidR="00410138">
          <w:t>(R Core Team, 2018)</w:t>
        </w:r>
      </w:ins>
      <w:r>
        <w:t xml:space="preserve">. </w:t>
      </w:r>
      <w:del w:id="189" w:author="PATRICIA TRAN" w:date="2018-11-26T10:29:00Z">
        <w:r w:rsidDel="00C16C5F">
          <w:delText xml:space="preserve">Code is available at </w:delText>
        </w:r>
        <w:r w:rsidR="00237BFD" w:rsidDel="00C16C5F">
          <w:delText>github.com</w:delText>
        </w:r>
        <w:r w:rsidR="00237BFD" w:rsidDel="00C16C5F">
          <w:rPr>
            <w:lang w:val="en-CA"/>
          </w:rPr>
          <w:delText>/p</w:delText>
        </w:r>
        <w:r w:rsidDel="00C16C5F">
          <w:delText xml:space="preserve">. </w:delText>
        </w:r>
      </w:del>
      <w:r>
        <w:t>To see if the burrows distribution is normally distribution, among all, and for the dunes and the beach separately, we p</w:t>
      </w:r>
      <w:r w:rsidR="002736D1">
        <w:t>erformed a Shapiro Wilkins test.</w:t>
      </w:r>
      <w:r w:rsidR="0060553A">
        <w:t xml:space="preserve"> To compare the means of two normal distributions, we </w:t>
      </w:r>
      <w:r w:rsidR="00494EFB">
        <w:t>performed</w:t>
      </w:r>
      <w:r w:rsidR="0060553A">
        <w:t xml:space="preserve"> a two-sided standard z-test.</w:t>
      </w:r>
      <w:r w:rsidR="009B0046">
        <w:t xml:space="preserve"> </w:t>
      </w:r>
      <w:r w:rsidR="00DF5EB8">
        <w:t xml:space="preserve">To test whether the activity levels differed significantly between the beach and the dunes, we did an ANOVA. </w:t>
      </w:r>
    </w:p>
    <w:p w14:paraId="4D5B32E4" w14:textId="77777777" w:rsidR="005A087D" w:rsidRPr="005A087D" w:rsidRDefault="005A087D">
      <w:pPr>
        <w:spacing w:line="276" w:lineRule="auto"/>
        <w:jc w:val="both"/>
        <w:pPrChange w:id="190" w:author="PATRICIA TRAN" w:date="2018-11-28T11:39:00Z">
          <w:pPr/>
        </w:pPrChange>
      </w:pPr>
    </w:p>
    <w:p w14:paraId="0F2FC857" w14:textId="2F255981" w:rsidR="005A087D" w:rsidRDefault="005A087D">
      <w:pPr>
        <w:spacing w:line="276" w:lineRule="auto"/>
        <w:jc w:val="both"/>
        <w:rPr>
          <w:i/>
        </w:rPr>
        <w:pPrChange w:id="191" w:author="PATRICIA TRAN" w:date="2018-11-28T11:39:00Z">
          <w:pPr/>
        </w:pPrChange>
      </w:pPr>
      <w:r w:rsidRPr="005A087D">
        <w:rPr>
          <w:i/>
        </w:rPr>
        <w:t>Geospatial analysis</w:t>
      </w:r>
    </w:p>
    <w:p w14:paraId="07D140F3" w14:textId="69DC6952" w:rsidR="00DF5EB8" w:rsidRDefault="00DF5EB8">
      <w:pPr>
        <w:spacing w:line="276" w:lineRule="auto"/>
        <w:jc w:val="both"/>
        <w:pPrChange w:id="192" w:author="PATRICIA TRAN" w:date="2018-11-28T11:39:00Z">
          <w:pPr/>
        </w:pPrChange>
      </w:pPr>
      <w:r>
        <w:tab/>
        <w:t>Location of the burrows, as well as metadata table, was imported into ArcGIS Online (Esri, 2018). To find whether the points clustered to any region, we used the “Analyse Patterns” tool “Calculate Density”.</w:t>
      </w:r>
      <w:r w:rsidR="00494EFB">
        <w:t xml:space="preserve"> To test the hypothesis from Hill </w:t>
      </w:r>
      <w:r w:rsidR="00494EFB" w:rsidRPr="00C16C5F">
        <w:rPr>
          <w:i/>
          <w:rPrChange w:id="193" w:author="PATRICIA TRAN" w:date="2018-11-26T10:29:00Z">
            <w:rPr/>
          </w:rPrChange>
        </w:rPr>
        <w:t>et al.</w:t>
      </w:r>
      <w:r w:rsidR="00494EFB">
        <w:t>, 1973 that burrows in the foredunes would have a greater range in mean burrow distributions than in the backdunes, we measured the distance of each “point to line” in ArcGIS Pro (2018). In summary, we first used Google Earth to capture a recent satellite image (2018) during low tide, to clearly trace the outline of the tide line. The portable network graphics (.png) image was imported i</w:t>
      </w:r>
      <w:r w:rsidR="00ED4402">
        <w:t xml:space="preserve">nto ArcGIS Pro and </w:t>
      </w:r>
      <w:r w:rsidR="009B0046">
        <w:t xml:space="preserve">manually </w:t>
      </w:r>
      <w:r w:rsidR="00ED4402">
        <w:t>georeferenced</w:t>
      </w:r>
      <w:r w:rsidR="00494EFB">
        <w:t xml:space="preserve"> to using the Nanny Goat Beach pavillon (</w:t>
      </w:r>
      <w:r w:rsidR="00ED4402">
        <w:t>31.390504,-81.264394) as a fixed reference point. Next we create a new layer consisting of a line, manually tracing the tideline according to the satellite image. We used the “Near” tool in the “Analysis Toolbox”, to calculate the dis</w:t>
      </w:r>
      <w:r w:rsidR="009B0046">
        <w:t>tance from point (input feature</w:t>
      </w:r>
      <w:r w:rsidR="00ED4402">
        <w:t>: ghost crab burrows) to line (near feature: tideline), using the geodesic method and using meters as the unit. The same was done to measure the distance to the closest burrow, except both the input feature and near features were the ghost crab burrows.</w:t>
      </w:r>
    </w:p>
    <w:p w14:paraId="3C18C0D3" w14:textId="24D3199C" w:rsidR="00ED4402" w:rsidDel="00BB2879" w:rsidRDefault="00BB2879">
      <w:pPr>
        <w:spacing w:line="276" w:lineRule="auto"/>
        <w:jc w:val="both"/>
        <w:rPr>
          <w:del w:id="194" w:author="PATRICIA TRAN" w:date="2018-11-26T12:10:00Z"/>
        </w:rPr>
        <w:pPrChange w:id="195" w:author="PATRICIA TRAN" w:date="2018-11-28T11:39:00Z">
          <w:pPr/>
        </w:pPrChange>
      </w:pPr>
      <w:ins w:id="196" w:author="PATRICIA TRAN" w:date="2018-11-26T12:10:00Z">
        <w:r>
          <w:tab/>
        </w:r>
      </w:ins>
    </w:p>
    <w:p w14:paraId="0097E466" w14:textId="466BD4DB" w:rsidR="00ED4402" w:rsidDel="00BB2879" w:rsidRDefault="00ED4402">
      <w:pPr>
        <w:spacing w:line="276" w:lineRule="auto"/>
        <w:jc w:val="both"/>
        <w:rPr>
          <w:del w:id="197" w:author="PATRICIA TRAN" w:date="2018-11-26T12:10:00Z"/>
        </w:rPr>
        <w:pPrChange w:id="198" w:author="PATRICIA TRAN" w:date="2018-11-28T11:39:00Z">
          <w:pPr/>
        </w:pPrChange>
      </w:pPr>
      <w:r>
        <w:t>To visualize the size of the burrows (mm</w:t>
      </w:r>
      <w:r w:rsidRPr="00ED4402">
        <w:rPr>
          <w:vertAlign w:val="superscript"/>
        </w:rPr>
        <w:t>2</w:t>
      </w:r>
      <w:r>
        <w:t>) as a function of distance to shore, we created a scatter plot, coloring by environment (dunes or beach). The Pearson’s correlation was calculated using R (R Core Team, 2018).</w:t>
      </w:r>
      <w:ins w:id="199" w:author="PATRICIA TRAN" w:date="2018-11-26T12:10:00Z">
        <w:r w:rsidR="00BB2879">
          <w:t xml:space="preserve"> </w:t>
        </w:r>
      </w:ins>
    </w:p>
    <w:p w14:paraId="6B4E69FC" w14:textId="77777777" w:rsidR="00ED4402" w:rsidDel="00BB2879" w:rsidRDefault="00ED4402">
      <w:pPr>
        <w:spacing w:line="276" w:lineRule="auto"/>
        <w:jc w:val="both"/>
        <w:rPr>
          <w:del w:id="200" w:author="PATRICIA TRAN" w:date="2018-11-26T12:10:00Z"/>
        </w:rPr>
        <w:pPrChange w:id="201" w:author="PATRICIA TRAN" w:date="2018-11-28T11:39:00Z">
          <w:pPr/>
        </w:pPrChange>
      </w:pPr>
    </w:p>
    <w:p w14:paraId="3A44E800" w14:textId="007953BF" w:rsidR="00ED4402" w:rsidRPr="00DF5EB8" w:rsidRDefault="00ED4402">
      <w:pPr>
        <w:spacing w:line="276" w:lineRule="auto"/>
        <w:jc w:val="both"/>
        <w:pPrChange w:id="202" w:author="PATRICIA TRAN" w:date="2018-11-28T11:39:00Z">
          <w:pPr/>
        </w:pPrChange>
      </w:pPr>
      <w:r>
        <w:t xml:space="preserve">To test whether the proximity to other burrows was different between environments, we generated a boxplot, and used an ANOVA test. </w:t>
      </w:r>
      <w:ins w:id="203" w:author="PATRICIA TRAN" w:date="2018-12-03T18:36:00Z">
        <w:r w:rsidR="00767542">
          <w:t>Furthermore, we assessed whether the distance to the nearest burrow differed between the dunes and the beach. To do so, we generated a box plot of the “distance to point</w:t>
        </w:r>
      </w:ins>
      <w:ins w:id="204" w:author="PATRICIA TRAN" w:date="2018-12-03T18:37:00Z">
        <w:r w:rsidR="00767542">
          <w:t>” by environment type, and performed an ANOVA test.</w:t>
        </w:r>
      </w:ins>
    </w:p>
    <w:p w14:paraId="37255B1E" w14:textId="528E1C5B" w:rsidR="005A087D" w:rsidRDefault="005A087D">
      <w:pPr>
        <w:spacing w:line="276" w:lineRule="auto"/>
        <w:jc w:val="both"/>
        <w:rPr>
          <w:b/>
          <w:i/>
        </w:rPr>
        <w:pPrChange w:id="205" w:author="PATRICIA TRAN" w:date="2018-11-28T11:39:00Z">
          <w:pPr/>
        </w:pPrChange>
      </w:pPr>
    </w:p>
    <w:p w14:paraId="30E2AB85" w14:textId="23B771A3" w:rsidR="005A087D" w:rsidRDefault="005A087D">
      <w:pPr>
        <w:spacing w:line="276" w:lineRule="auto"/>
        <w:jc w:val="both"/>
        <w:rPr>
          <w:b/>
        </w:rPr>
        <w:pPrChange w:id="206" w:author="PATRICIA TRAN" w:date="2018-11-28T11:39:00Z">
          <w:pPr/>
        </w:pPrChange>
      </w:pPr>
      <w:r>
        <w:rPr>
          <w:b/>
        </w:rPr>
        <w:t>Results</w:t>
      </w:r>
    </w:p>
    <w:p w14:paraId="5DBEE7DC" w14:textId="77777777" w:rsidR="00132227" w:rsidRDefault="00132227">
      <w:pPr>
        <w:spacing w:line="276" w:lineRule="auto"/>
        <w:jc w:val="both"/>
        <w:rPr>
          <w:ins w:id="207" w:author="PATRICIA TRAN" w:date="2018-11-26T11:00:00Z"/>
        </w:rPr>
        <w:pPrChange w:id="208" w:author="PATRICIA TRAN" w:date="2018-11-28T11:39:00Z">
          <w:pPr>
            <w:ind w:firstLine="720"/>
          </w:pPr>
        </w:pPrChange>
      </w:pPr>
    </w:p>
    <w:p w14:paraId="32DD411E" w14:textId="77777777" w:rsidR="00132227" w:rsidRDefault="00132227">
      <w:pPr>
        <w:spacing w:line="276" w:lineRule="auto"/>
        <w:jc w:val="both"/>
        <w:rPr>
          <w:ins w:id="209" w:author="PATRICIA TRAN" w:date="2018-11-26T10:59:00Z"/>
          <w:i/>
        </w:rPr>
        <w:pPrChange w:id="210" w:author="PATRICIA TRAN" w:date="2018-11-28T11:39:00Z">
          <w:pPr>
            <w:ind w:firstLine="720"/>
          </w:pPr>
        </w:pPrChange>
      </w:pPr>
      <w:ins w:id="211" w:author="PATRICIA TRAN" w:date="2018-11-26T10:59:00Z">
        <w:r>
          <w:rPr>
            <w:i/>
          </w:rPr>
          <w:t>Weather</w:t>
        </w:r>
      </w:ins>
    </w:p>
    <w:p w14:paraId="6A4B6BEF" w14:textId="03F4A50D" w:rsidR="005E140E" w:rsidDel="00132227" w:rsidRDefault="005E140E">
      <w:pPr>
        <w:spacing w:line="276" w:lineRule="auto"/>
        <w:ind w:firstLine="720"/>
        <w:jc w:val="both"/>
        <w:rPr>
          <w:del w:id="212" w:author="PATRICIA TRAN" w:date="2018-11-26T10:59:00Z"/>
        </w:rPr>
        <w:pPrChange w:id="213" w:author="PATRICIA TRAN" w:date="2018-11-28T13:55:00Z">
          <w:pPr>
            <w:ind w:firstLine="720"/>
          </w:pPr>
        </w:pPrChange>
      </w:pPr>
      <w:moveFromRangeStart w:id="214" w:author="PATRICIA TRAN" w:date="2018-11-26T10:37:00Z" w:name="move530992000"/>
      <w:moveFrom w:id="215" w:author="PATRICIA TRAN" w:date="2018-11-26T10:37:00Z">
        <w:r w:rsidDel="009960A9">
          <w:t>Overall, we surveyed 523 burrows on the Nanny Goat Beach, where 259 burrows were found on the beach, and 264 on the dunes. The range of burrow sizes varied between 53.76mm</w:t>
        </w:r>
        <w:r w:rsidRPr="005E140E" w:rsidDel="009960A9">
          <w:rPr>
            <w:vertAlign w:val="superscript"/>
          </w:rPr>
          <w:t>2</w:t>
        </w:r>
        <w:r w:rsidDel="009960A9">
          <w:t xml:space="preserve"> to 4623mm</w:t>
        </w:r>
        <w:r w:rsidRPr="005E140E" w:rsidDel="009960A9">
          <w:rPr>
            <w:vertAlign w:val="superscript"/>
          </w:rPr>
          <w:t>2</w:t>
        </w:r>
        <w:r w:rsidDel="009960A9">
          <w:t>, with a mean of 1705.18mm</w:t>
        </w:r>
        <w:r w:rsidRPr="005E140E" w:rsidDel="009960A9">
          <w:rPr>
            <w:vertAlign w:val="superscript"/>
          </w:rPr>
          <w:t>2</w:t>
        </w:r>
        <w:r w:rsidDel="009960A9">
          <w:t>.</w:t>
        </w:r>
      </w:moveFrom>
      <w:moveFromRangeEnd w:id="214"/>
      <w:ins w:id="216" w:author="PATRICIA TRAN" w:date="2018-11-21T09:49:00Z">
        <w:r w:rsidR="00132227">
          <w:t>During the time of the study</w:t>
        </w:r>
      </w:ins>
      <w:ins w:id="217" w:author="PATRICIA TRAN" w:date="2018-12-02T12:46:00Z">
        <w:r w:rsidR="00D349D2">
          <w:t xml:space="preserve"> (October 21 to 24)</w:t>
        </w:r>
      </w:ins>
      <w:ins w:id="218" w:author="PATRICIA TRAN" w:date="2018-11-21T09:49:00Z">
        <w:r w:rsidR="00132227">
          <w:t xml:space="preserve">, </w:t>
        </w:r>
        <w:r w:rsidR="00D349D2">
          <w:t>the temperatures ranged from</w:t>
        </w:r>
      </w:ins>
      <w:ins w:id="219" w:author="PATRICIA TRAN" w:date="2018-12-02T12:46:00Z">
        <w:r w:rsidR="00D349D2">
          <w:t xml:space="preserve"> and air temperatures from 22 to 23°C, with</w:t>
        </w:r>
      </w:ins>
      <w:ins w:id="220" w:author="PATRICIA TRAN" w:date="2018-11-21T09:49:00Z">
        <w:r w:rsidR="00D349D2">
          <w:t xml:space="preserve"> </w:t>
        </w:r>
      </w:ins>
      <w:ins w:id="221" w:author="PATRICIA TRAN" w:date="2018-12-02T12:44:00Z">
        <w:r w:rsidR="004C3901">
          <w:t xml:space="preserve">wind directions ranging from </w:t>
        </w:r>
      </w:ins>
      <w:ins w:id="222" w:author="PATRICIA TRAN" w:date="2018-12-02T12:45:00Z">
        <w:r w:rsidR="008D6BB9">
          <w:t>29° to 207° from the true North</w:t>
        </w:r>
      </w:ins>
      <w:ins w:id="223" w:author="PATRICIA TRAN" w:date="2018-11-21T09:49:00Z">
        <w:r w:rsidR="00132227">
          <w:t xml:space="preserve">, </w:t>
        </w:r>
      </w:ins>
      <w:ins w:id="224" w:author="PATRICIA TRAN" w:date="2018-12-02T12:46:00Z">
        <w:r w:rsidR="00D349D2">
          <w:t xml:space="preserve">with wind speeds average </w:t>
        </w:r>
      </w:ins>
      <w:ins w:id="225" w:author="PATRICIA TRAN" w:date="2018-11-21T09:49:00Z">
        <w:r w:rsidR="00132227">
          <w:t xml:space="preserve">from </w:t>
        </w:r>
      </w:ins>
      <w:ins w:id="226" w:author="PATRICIA TRAN" w:date="2018-12-02T12:46:00Z">
        <w:r w:rsidR="00D349D2" w:rsidRPr="00BF1006">
          <w:rPr>
            <w:rPrChange w:id="227" w:author="PATRICIA TRAN" w:date="2018-12-03T10:46:00Z">
              <w:rPr>
                <w:highlight w:val="yellow"/>
              </w:rPr>
            </w:rPrChange>
          </w:rPr>
          <w:t>4.54</w:t>
        </w:r>
      </w:ins>
      <w:ins w:id="228" w:author="PATRICIA TRAN" w:date="2018-11-21T09:49:00Z">
        <w:r w:rsidR="00132227" w:rsidRPr="00BF1006">
          <w:t xml:space="preserve"> </w:t>
        </w:r>
        <w:r w:rsidR="00D349D2" w:rsidRPr="00BF1006">
          <w:rPr>
            <w:rPrChange w:id="229" w:author="PATRICIA TRAN" w:date="2018-12-03T10:46:00Z">
              <w:rPr>
                <w:highlight w:val="yellow"/>
              </w:rPr>
            </w:rPrChange>
          </w:rPr>
          <w:t>m/s</w:t>
        </w:r>
      </w:ins>
      <w:ins w:id="230" w:author="PATRICIA TRAN" w:date="2018-12-03T18:35:00Z">
        <w:r w:rsidR="00767542">
          <w:t xml:space="preserve"> (NOAA, 2018)</w:t>
        </w:r>
      </w:ins>
      <w:ins w:id="231" w:author="PATRICIA TRAN" w:date="2018-11-26T10:58:00Z">
        <w:r w:rsidR="00132227">
          <w:t>. Rainfall was minimal on October 24</w:t>
        </w:r>
      </w:ins>
      <w:ins w:id="232" w:author="PATRICIA TRAN" w:date="2018-12-02T12:25:00Z">
        <w:r w:rsidR="00463581">
          <w:t>, 2018</w:t>
        </w:r>
      </w:ins>
      <w:ins w:id="233" w:author="PATRICIA TRAN" w:date="2018-11-26T10:58:00Z">
        <w:r w:rsidR="00132227">
          <w:t xml:space="preserve">. The </w:t>
        </w:r>
      </w:ins>
      <w:ins w:id="234" w:author="PATRICIA TRAN" w:date="2018-11-26T10:59:00Z">
        <w:r w:rsidR="00132227">
          <w:t>tidal amplitude was 2.19m, and increased to 2.52 at the end of the study</w:t>
        </w:r>
      </w:ins>
      <w:ins w:id="235" w:author="PATRICIA TRAN" w:date="2018-12-03T18:35:00Z">
        <w:r w:rsidR="00767542">
          <w:t xml:space="preserve"> (NOAA, 2018)</w:t>
        </w:r>
      </w:ins>
      <w:ins w:id="236" w:author="PATRICIA TRAN" w:date="2018-11-26T10:59:00Z">
        <w:r w:rsidR="00132227">
          <w:t xml:space="preserve">. </w:t>
        </w:r>
      </w:ins>
    </w:p>
    <w:p w14:paraId="01E3935D" w14:textId="77777777" w:rsidR="0031602A" w:rsidDel="00132227" w:rsidRDefault="0031602A">
      <w:pPr>
        <w:spacing w:line="276" w:lineRule="auto"/>
        <w:ind w:firstLine="720"/>
        <w:jc w:val="both"/>
        <w:rPr>
          <w:del w:id="237" w:author="PATRICIA TRAN" w:date="2018-11-26T11:00:00Z"/>
        </w:rPr>
        <w:pPrChange w:id="238" w:author="PATRICIA TRAN" w:date="2018-11-28T13:55:00Z">
          <w:pPr>
            <w:ind w:firstLine="720"/>
          </w:pPr>
        </w:pPrChange>
      </w:pPr>
    </w:p>
    <w:p w14:paraId="74DE20CC" w14:textId="77777777" w:rsidR="00132227" w:rsidRDefault="00132227">
      <w:pPr>
        <w:spacing w:line="276" w:lineRule="auto"/>
        <w:ind w:firstLine="720"/>
        <w:jc w:val="both"/>
        <w:rPr>
          <w:ins w:id="239" w:author="PATRICIA TRAN" w:date="2018-11-26T11:00:00Z"/>
        </w:rPr>
        <w:pPrChange w:id="240" w:author="PATRICIA TRAN" w:date="2018-11-28T13:55:00Z">
          <w:pPr>
            <w:ind w:firstLine="720"/>
          </w:pPr>
        </w:pPrChange>
      </w:pPr>
    </w:p>
    <w:p w14:paraId="10F0C207" w14:textId="77777777" w:rsidR="00132227" w:rsidRDefault="00132227">
      <w:pPr>
        <w:spacing w:line="276" w:lineRule="auto"/>
        <w:jc w:val="both"/>
        <w:rPr>
          <w:ins w:id="241" w:author="PATRICIA TRAN" w:date="2018-11-26T11:00:00Z"/>
        </w:rPr>
        <w:pPrChange w:id="242" w:author="PATRICIA TRAN" w:date="2018-11-28T11:39:00Z">
          <w:pPr>
            <w:ind w:firstLine="720"/>
          </w:pPr>
        </w:pPrChange>
      </w:pPr>
    </w:p>
    <w:p w14:paraId="7879F9DB" w14:textId="0EEBCAC4" w:rsidR="00132227" w:rsidRPr="00132227" w:rsidRDefault="00132227">
      <w:pPr>
        <w:spacing w:line="276" w:lineRule="auto"/>
        <w:jc w:val="both"/>
        <w:rPr>
          <w:ins w:id="243" w:author="PATRICIA TRAN" w:date="2018-11-26T11:00:00Z"/>
          <w:i/>
          <w:rPrChange w:id="244" w:author="PATRICIA TRAN" w:date="2018-11-26T11:00:00Z">
            <w:rPr>
              <w:ins w:id="245" w:author="PATRICIA TRAN" w:date="2018-11-26T11:00:00Z"/>
            </w:rPr>
          </w:rPrChange>
        </w:rPr>
        <w:pPrChange w:id="246" w:author="PATRICIA TRAN" w:date="2018-11-28T11:39:00Z">
          <w:pPr>
            <w:ind w:firstLine="720"/>
          </w:pPr>
        </w:pPrChange>
      </w:pPr>
      <w:ins w:id="247" w:author="PATRICIA TRAN" w:date="2018-11-26T11:00:00Z">
        <w:r>
          <w:rPr>
            <w:i/>
          </w:rPr>
          <w:t xml:space="preserve">Burrow abundance, </w:t>
        </w:r>
      </w:ins>
      <w:ins w:id="248" w:author="PATRICIA TRAN" w:date="2018-11-26T11:01:00Z">
        <w:r>
          <w:rPr>
            <w:i/>
          </w:rPr>
          <w:t>activity and orientation</w:t>
        </w:r>
      </w:ins>
    </w:p>
    <w:p w14:paraId="3266BD19" w14:textId="07EC5CEA" w:rsidR="009960A9" w:rsidRDefault="009960A9">
      <w:pPr>
        <w:spacing w:line="276" w:lineRule="auto"/>
        <w:ind w:firstLine="720"/>
        <w:jc w:val="both"/>
        <w:rPr>
          <w:ins w:id="249" w:author="PATRICIA TRAN" w:date="2018-11-26T10:37:00Z"/>
        </w:rPr>
        <w:pPrChange w:id="250" w:author="PATRICIA TRAN" w:date="2018-11-28T11:39:00Z">
          <w:pPr>
            <w:ind w:firstLine="720"/>
          </w:pPr>
        </w:pPrChange>
      </w:pPr>
      <w:moveToRangeStart w:id="251" w:author="PATRICIA TRAN" w:date="2018-11-26T10:37:00Z" w:name="move530992000"/>
      <w:moveTo w:id="252" w:author="PATRICIA TRAN" w:date="2018-11-26T10:37:00Z">
        <w:r>
          <w:t>Overall, we surveyed 523 burrows on the Nanny Goat Beach, where 259 burrows were found on the beach, and 264 on the dunes</w:t>
        </w:r>
      </w:moveTo>
      <w:ins w:id="253" w:author="PATRICIA TRAN" w:date="2018-12-03T18:40:00Z">
        <w:r w:rsidR="003B3A36">
          <w:t xml:space="preserve"> (</w:t>
        </w:r>
        <w:r w:rsidR="003B3A36" w:rsidRPr="003B3A36">
          <w:rPr>
            <w:b/>
            <w:rPrChange w:id="254" w:author="PATRICIA TRAN" w:date="2018-12-03T18:40:00Z">
              <w:rPr/>
            </w:rPrChange>
          </w:rPr>
          <w:t>Figure 1</w:t>
        </w:r>
        <w:r w:rsidR="003B3A36">
          <w:t>)</w:t>
        </w:r>
      </w:ins>
      <w:moveTo w:id="255" w:author="PATRICIA TRAN" w:date="2018-11-26T10:37:00Z">
        <w:r>
          <w:t>. The range of burrow</w:t>
        </w:r>
      </w:moveTo>
      <w:ins w:id="256" w:author="PATRICIA TRAN" w:date="2018-12-03T18:35:00Z">
        <w:r w:rsidR="00767542">
          <w:t xml:space="preserve"> area</w:t>
        </w:r>
      </w:ins>
      <w:moveTo w:id="257" w:author="PATRICIA TRAN" w:date="2018-11-26T10:37:00Z">
        <w:r>
          <w:t xml:space="preserve"> sizes varied between 53.76mm</w:t>
        </w:r>
        <w:r w:rsidRPr="005E140E">
          <w:rPr>
            <w:vertAlign w:val="superscript"/>
          </w:rPr>
          <w:t>2</w:t>
        </w:r>
        <w:r>
          <w:t xml:space="preserve"> to 4623mm</w:t>
        </w:r>
        <w:r w:rsidRPr="005E140E">
          <w:rPr>
            <w:vertAlign w:val="superscript"/>
          </w:rPr>
          <w:t>2</w:t>
        </w:r>
        <w:r>
          <w:t>, with a mean of 1705.18mm</w:t>
        </w:r>
        <w:r w:rsidRPr="005E140E">
          <w:rPr>
            <w:vertAlign w:val="superscript"/>
          </w:rPr>
          <w:t>2</w:t>
        </w:r>
        <w:r>
          <w:t xml:space="preserve">. </w:t>
        </w:r>
      </w:moveTo>
      <w:moveToRangeEnd w:id="251"/>
      <w:ins w:id="258" w:author="PATRICIA TRAN" w:date="2018-12-03T18:40:00Z">
        <w:r w:rsidR="003B3A36">
          <w:t>The height and widths of the burrow were correlated, with generally an oval shape (</w:t>
        </w:r>
        <w:r w:rsidR="003B3A36" w:rsidRPr="003B3A36">
          <w:rPr>
            <w:b/>
            <w:rPrChange w:id="259" w:author="PATRICIA TRAN" w:date="2018-12-03T18:41:00Z">
              <w:rPr/>
            </w:rPrChange>
          </w:rPr>
          <w:t>Figure 2</w:t>
        </w:r>
        <w:r w:rsidR="003B3A36">
          <w:t xml:space="preserve">). </w:t>
        </w:r>
      </w:ins>
    </w:p>
    <w:p w14:paraId="505D34A9" w14:textId="1C8E57E3" w:rsidR="002736D1" w:rsidDel="00C24486" w:rsidRDefault="002736D1">
      <w:pPr>
        <w:spacing w:line="276" w:lineRule="auto"/>
        <w:ind w:firstLine="720"/>
        <w:jc w:val="both"/>
        <w:rPr>
          <w:del w:id="260" w:author="PATRICIA TRAN" w:date="2018-11-26T12:13:00Z"/>
        </w:rPr>
        <w:pPrChange w:id="261" w:author="PATRICIA TRAN" w:date="2018-11-28T11:39:00Z">
          <w:pPr>
            <w:ind w:firstLine="720"/>
          </w:pPr>
        </w:pPrChange>
      </w:pPr>
      <w:r>
        <w:t>The size distribution of the burrows followed a normal distribution on both the dunes and the beach (Dunes p-value=</w:t>
      </w:r>
      <w:r w:rsidRPr="00CD0F40">
        <w:t>3.93e-10</w:t>
      </w:r>
      <w:r>
        <w:t xml:space="preserve">; Beach p-value </w:t>
      </w:r>
      <w:r w:rsidRPr="00CD0F40">
        <w:t>3.434e-09</w:t>
      </w:r>
      <w:r>
        <w:t>). The median size of the burrows on the dunes was 1345.9mm</w:t>
      </w:r>
      <w:r>
        <w:rPr>
          <w:vertAlign w:val="superscript"/>
        </w:rPr>
        <w:t>2</w:t>
      </w:r>
      <w:r>
        <w:t>, whereas it was slightly smaller on the beach with a median of 833.05mm</w:t>
      </w:r>
      <w:r w:rsidRPr="002736D1">
        <w:rPr>
          <w:vertAlign w:val="superscript"/>
        </w:rPr>
        <w:t>2</w:t>
      </w:r>
      <w:ins w:id="262" w:author="PATRICIA TRAN" w:date="2018-12-03T18:41:00Z">
        <w:r w:rsidR="003B3A36">
          <w:rPr>
            <w:vertAlign w:val="superscript"/>
          </w:rPr>
          <w:t xml:space="preserve"> </w:t>
        </w:r>
        <w:r w:rsidR="003B3A36">
          <w:t>(</w:t>
        </w:r>
        <w:r w:rsidR="003B3A36" w:rsidRPr="003B3A36">
          <w:rPr>
            <w:b/>
            <w:rPrChange w:id="263" w:author="PATRICIA TRAN" w:date="2018-12-03T18:41:00Z">
              <w:rPr/>
            </w:rPrChange>
          </w:rPr>
          <w:t>Figure 3</w:t>
        </w:r>
        <w:r w:rsidR="003B3A36">
          <w:t>)</w:t>
        </w:r>
      </w:ins>
      <w:r>
        <w:t xml:space="preserve">. </w:t>
      </w:r>
      <w:r w:rsidR="00D2189A">
        <w:t>To address the hypothesis of the range on the beach being smaller than the range of sizes on the dunes</w:t>
      </w:r>
      <w:ins w:id="264" w:author="PATRICIA TRAN" w:date="2018-11-26T12:11:00Z">
        <w:r w:rsidR="00C24486">
          <w:t xml:space="preserve"> proposed by Hill as a result of beach slope (1973), </w:t>
        </w:r>
      </w:ins>
      <w:del w:id="265" w:author="PATRICIA TRAN" w:date="2018-11-26T12:11:00Z">
        <w:r w:rsidR="00D2189A" w:rsidDel="00C24486">
          <w:delText xml:space="preserve">, </w:delText>
        </w:r>
      </w:del>
      <w:r w:rsidR="00D2189A">
        <w:t>we calculated the ranges of sizes in these habitats</w:t>
      </w:r>
      <w:ins w:id="266" w:author="PATRICIA TRAN" w:date="2018-11-26T12:11:00Z">
        <w:r w:rsidR="00C24486">
          <w:t xml:space="preserve"> (beach = flat, dunes = steeper). </w:t>
        </w:r>
      </w:ins>
      <w:del w:id="267" w:author="PATRICIA TRAN" w:date="2018-11-26T12:11:00Z">
        <w:r w:rsidR="00D2189A" w:rsidDel="00C24486">
          <w:delText xml:space="preserve">. </w:delText>
        </w:r>
      </w:del>
      <w:r w:rsidR="00D2189A">
        <w:t>The range on the beach was from 53.76mm2 to 3299.83mm2 (difference of 3246.07), whereas the range on the dunes was 222.28 to 4623.81 (difference of 4401.53). Therefore the range of sizes on the dunes was less on the beach than on the dunes. The distribution of the burro</w:t>
      </w:r>
      <w:r w:rsidR="00FC32AC">
        <w:t>ws between the beach and the dunes was statistically significant (two sample Z test p-value &lt; 2.2e16).</w:t>
      </w:r>
    </w:p>
    <w:p w14:paraId="1AA0D7B6" w14:textId="77777777" w:rsidR="00014CC8" w:rsidRDefault="00014CC8">
      <w:pPr>
        <w:spacing w:line="276" w:lineRule="auto"/>
        <w:ind w:firstLine="720"/>
        <w:jc w:val="both"/>
        <w:pPrChange w:id="268" w:author="PATRICIA TRAN" w:date="2018-11-28T11:39:00Z">
          <w:pPr>
            <w:ind w:firstLine="720"/>
          </w:pPr>
        </w:pPrChange>
      </w:pPr>
    </w:p>
    <w:p w14:paraId="06CE805F" w14:textId="1BCE733D" w:rsidR="00132227" w:rsidRDefault="00014CC8">
      <w:pPr>
        <w:spacing w:line="276" w:lineRule="auto"/>
        <w:ind w:firstLine="720"/>
        <w:jc w:val="both"/>
        <w:rPr>
          <w:ins w:id="269" w:author="PATRICIA TRAN" w:date="2018-11-26T11:01:00Z"/>
        </w:rPr>
        <w:pPrChange w:id="270" w:author="PATRICIA TRAN" w:date="2018-11-28T13:55:00Z">
          <w:pPr>
            <w:ind w:firstLine="720"/>
          </w:pPr>
        </w:pPrChange>
      </w:pPr>
      <w:r>
        <w:t xml:space="preserve">All activity levels were found on the two environments. However, on the </w:t>
      </w:r>
      <w:ins w:id="271" w:author="PATRICIA TRAN" w:date="2018-11-26T10:38:00Z">
        <w:r w:rsidR="009960A9">
          <w:t>b</w:t>
        </w:r>
      </w:ins>
      <w:del w:id="272" w:author="PATRICIA TRAN" w:date="2018-11-26T10:38:00Z">
        <w:r w:rsidDel="009960A9">
          <w:delText>B</w:delText>
        </w:r>
      </w:del>
      <w:r>
        <w:t>each, most burrows</w:t>
      </w:r>
      <w:del w:id="273" w:author="PATRICIA TRAN" w:date="2018-11-26T10:38:00Z">
        <w:r w:rsidDel="009960A9">
          <w:delText xml:space="preserve"> were</w:delText>
        </w:r>
      </w:del>
      <w:r>
        <w:t xml:space="preserve"> had a high activity level, whereas </w:t>
      </w:r>
      <w:r w:rsidR="00ED4402">
        <w:t>most</w:t>
      </w:r>
      <w:r>
        <w:t xml:space="preserve"> burrows on the dunes were moderately active</w:t>
      </w:r>
      <w:ins w:id="274" w:author="PATRICIA TRAN" w:date="2018-12-03T18:41:00Z">
        <w:r w:rsidR="003B3A36">
          <w:t xml:space="preserve"> (</w:t>
        </w:r>
        <w:r w:rsidR="003B3A36" w:rsidRPr="003B3A36">
          <w:rPr>
            <w:b/>
            <w:rPrChange w:id="275" w:author="PATRICIA TRAN" w:date="2018-12-03T18:41:00Z">
              <w:rPr/>
            </w:rPrChange>
          </w:rPr>
          <w:t>Figure 4</w:t>
        </w:r>
        <w:r w:rsidR="003B3A36">
          <w:t>)</w:t>
        </w:r>
      </w:ins>
      <w:r>
        <w:t xml:space="preserve">. </w:t>
      </w:r>
      <w:r w:rsidR="00DF5EB8">
        <w:t xml:space="preserve">The activity levels significantly differed between the two environments (ANOVA p-value = </w:t>
      </w:r>
      <w:r w:rsidR="00DF5EB8" w:rsidRPr="00DF5EB8">
        <w:t>8.26e-09</w:t>
      </w:r>
      <w:r w:rsidR="00DF5EB8">
        <w:t xml:space="preserve">). </w:t>
      </w:r>
      <w:r w:rsidR="00B83A14">
        <w:t>The beach had more commonly a “high” activity level, whereas the low, medium and high activity levels on the dunes were approximately equal.</w:t>
      </w:r>
    </w:p>
    <w:p w14:paraId="1266D74F" w14:textId="70105A49" w:rsidR="00132227" w:rsidRDefault="00132227">
      <w:pPr>
        <w:spacing w:line="276" w:lineRule="auto"/>
        <w:ind w:firstLine="720"/>
        <w:jc w:val="both"/>
        <w:pPrChange w:id="276" w:author="PATRICIA TRAN" w:date="2018-11-28T11:39:00Z">
          <w:pPr>
            <w:ind w:firstLine="720"/>
          </w:pPr>
        </w:pPrChange>
      </w:pPr>
      <w:ins w:id="277" w:author="PATRICIA TRAN" w:date="2018-11-26T11:01:00Z">
        <w:r>
          <w:t xml:space="preserve">The most common orientation </w:t>
        </w:r>
      </w:ins>
      <w:ins w:id="278" w:author="PATRICIA TRAN" w:date="2018-11-26T11:11:00Z">
        <w:r w:rsidR="0081158D">
          <w:t>was pointing “up”, that is, away from the beach, however, no particular preference for any direction was found on the beach, nor on the dunes</w:t>
        </w:r>
      </w:ins>
      <w:ins w:id="279" w:author="PATRICIA TRAN" w:date="2018-12-03T18:43:00Z">
        <w:r w:rsidR="003B3A36">
          <w:t xml:space="preserve"> (</w:t>
        </w:r>
        <w:r w:rsidR="003B3A36" w:rsidRPr="003B3A36">
          <w:rPr>
            <w:b/>
            <w:rPrChange w:id="280" w:author="PATRICIA TRAN" w:date="2018-12-03T18:43:00Z">
              <w:rPr/>
            </w:rPrChange>
          </w:rPr>
          <w:t>Figure 5</w:t>
        </w:r>
        <w:r w:rsidR="003B3A36">
          <w:t>).</w:t>
        </w:r>
      </w:ins>
    </w:p>
    <w:p w14:paraId="12C77D84" w14:textId="77777777" w:rsidR="001A44FB" w:rsidDel="00DD3AB6" w:rsidRDefault="001A44FB">
      <w:pPr>
        <w:spacing w:line="276" w:lineRule="auto"/>
        <w:ind w:firstLine="720"/>
        <w:jc w:val="both"/>
        <w:rPr>
          <w:del w:id="281" w:author="PATRICIA TRAN" w:date="2018-11-28T13:55:00Z"/>
        </w:rPr>
        <w:pPrChange w:id="282" w:author="PATRICIA TRAN" w:date="2018-11-28T11:39:00Z">
          <w:pPr>
            <w:ind w:firstLine="720"/>
          </w:pPr>
        </w:pPrChange>
      </w:pPr>
    </w:p>
    <w:p w14:paraId="03E096E8" w14:textId="77777777" w:rsidR="00132227" w:rsidRDefault="00132227">
      <w:pPr>
        <w:spacing w:line="276" w:lineRule="auto"/>
        <w:jc w:val="both"/>
        <w:rPr>
          <w:ins w:id="283" w:author="PATRICIA TRAN" w:date="2018-11-26T11:01:00Z"/>
        </w:rPr>
        <w:pPrChange w:id="284" w:author="PATRICIA TRAN" w:date="2018-11-28T13:55:00Z">
          <w:pPr>
            <w:ind w:firstLine="720"/>
          </w:pPr>
        </w:pPrChange>
      </w:pPr>
    </w:p>
    <w:p w14:paraId="69FDFC2C" w14:textId="6E1D3E4B" w:rsidR="00132227" w:rsidRPr="00132227" w:rsidRDefault="00132227">
      <w:pPr>
        <w:spacing w:line="276" w:lineRule="auto"/>
        <w:jc w:val="both"/>
        <w:rPr>
          <w:ins w:id="285" w:author="PATRICIA TRAN" w:date="2018-11-26T11:01:00Z"/>
          <w:i/>
          <w:rPrChange w:id="286" w:author="PATRICIA TRAN" w:date="2018-11-26T11:01:00Z">
            <w:rPr>
              <w:ins w:id="287" w:author="PATRICIA TRAN" w:date="2018-11-26T11:01:00Z"/>
            </w:rPr>
          </w:rPrChange>
        </w:rPr>
        <w:pPrChange w:id="288" w:author="PATRICIA TRAN" w:date="2018-11-28T11:39:00Z">
          <w:pPr>
            <w:ind w:firstLine="720"/>
          </w:pPr>
        </w:pPrChange>
      </w:pPr>
      <w:ins w:id="289" w:author="PATRICIA TRAN" w:date="2018-11-26T11:01:00Z">
        <w:r>
          <w:rPr>
            <w:i/>
          </w:rPr>
          <w:t>Spatial distribution</w:t>
        </w:r>
      </w:ins>
    </w:p>
    <w:p w14:paraId="726ED952" w14:textId="3B761DFD" w:rsidR="008D6BDB" w:rsidDel="00C24486" w:rsidRDefault="008D6BDB">
      <w:pPr>
        <w:spacing w:line="276" w:lineRule="auto"/>
        <w:ind w:firstLine="720"/>
        <w:jc w:val="both"/>
        <w:rPr>
          <w:del w:id="290" w:author="PATRICIA TRAN" w:date="2018-11-26T12:12:00Z"/>
        </w:rPr>
        <w:pPrChange w:id="291" w:author="PATRICIA TRAN" w:date="2018-11-28T11:39:00Z">
          <w:pPr>
            <w:ind w:firstLine="720"/>
          </w:pPr>
        </w:pPrChange>
      </w:pPr>
      <w:r>
        <w:t xml:space="preserve">The burrows were abundant and ubiquitous on the beach, however, distinct </w:t>
      </w:r>
      <w:ins w:id="292" w:author="PATRICIA TRAN" w:date="2018-11-26T10:38:00Z">
        <w:r w:rsidR="009960A9">
          <w:t xml:space="preserve">fine-scale </w:t>
        </w:r>
      </w:ins>
      <w:r>
        <w:t xml:space="preserve">patterns in their distribution can be found. For example, both dunes and beaches had spots along the respective habitats where no burrows were observed for several meters, thus resulting in a “patchy” distribution. Notably, towards the southern end of the beach, before reaching the </w:t>
      </w:r>
      <w:ins w:id="293" w:author="PATRICIA TRAN" w:date="2018-12-03T10:47:00Z">
        <w:r w:rsidR="00BF1006">
          <w:t xml:space="preserve">runnels </w:t>
        </w:r>
      </w:ins>
      <w:del w:id="294" w:author="PATRICIA TRAN" w:date="2018-12-03T10:47:00Z">
        <w:r w:rsidDel="00BF1006">
          <w:delText xml:space="preserve">runnels (Figure 1A), </w:delText>
        </w:r>
      </w:del>
      <w:r>
        <w:t>approximately 500m coincided with high density of sea</w:t>
      </w:r>
      <w:ins w:id="295" w:author="PATRICIA TRAN" w:date="2018-11-26T12:10:00Z">
        <w:r w:rsidR="00BB2879">
          <w:t xml:space="preserve"> </w:t>
        </w:r>
      </w:ins>
      <w:del w:id="296" w:author="PATRICIA TRAN" w:date="2018-11-26T12:10:00Z">
        <w:r w:rsidDel="00BB2879">
          <w:delText xml:space="preserve">t </w:delText>
        </w:r>
      </w:del>
      <w:r>
        <w:t>oats, but little distance to tideline. The density of ghost crab burrows was however, highest right after this section, intersecting between two runnels</w:t>
      </w:r>
      <w:ins w:id="297" w:author="PATRICIA TRAN" w:date="2018-12-03T18:45:00Z">
        <w:r w:rsidR="00CA2F50">
          <w:t xml:space="preserve">. </w:t>
        </w:r>
      </w:ins>
      <w:del w:id="298" w:author="PATRICIA TRAN" w:date="2018-12-03T10:47:00Z">
        <w:r w:rsidDel="00BF1006">
          <w:delText xml:space="preserve"> (Figure 1B). </w:delText>
        </w:r>
      </w:del>
      <w:r>
        <w:t xml:space="preserve">The end of the beach, where the </w:t>
      </w:r>
      <w:del w:id="299" w:author="PATRICIA TRAN" w:date="2018-12-03T10:48:00Z">
        <w:r w:rsidDel="00BF1006">
          <w:delText>creak</w:delText>
        </w:r>
      </w:del>
      <w:ins w:id="300" w:author="PATRICIA TRAN" w:date="2018-12-03T10:48:00Z">
        <w:r w:rsidR="00BF1006">
          <w:t>creek</w:t>
        </w:r>
      </w:ins>
      <w:r>
        <w:t xml:space="preserve"> flows in, had almost no dunes, as the transition into the marshes was abrupt. Thus, all ghost crab burrows were categorized as on the beach. In general, on the dunes, ghost crab burrows were found nearby vegetation, sea oats being the dominant form.</w:t>
      </w:r>
    </w:p>
    <w:p w14:paraId="4B86BB6D" w14:textId="77777777" w:rsidR="00DF5EB8" w:rsidRDefault="00DF5EB8">
      <w:pPr>
        <w:spacing w:line="276" w:lineRule="auto"/>
        <w:ind w:firstLine="720"/>
        <w:jc w:val="both"/>
        <w:pPrChange w:id="301" w:author="PATRICIA TRAN" w:date="2018-11-28T11:39:00Z">
          <w:pPr>
            <w:ind w:firstLine="720"/>
          </w:pPr>
        </w:pPrChange>
      </w:pPr>
    </w:p>
    <w:p w14:paraId="12BA89AD" w14:textId="1B766446" w:rsidR="00DF5EB8" w:rsidRDefault="00DF5EB8">
      <w:pPr>
        <w:spacing w:line="276" w:lineRule="auto"/>
        <w:ind w:firstLine="720"/>
        <w:jc w:val="both"/>
        <w:pPrChange w:id="302" w:author="PATRICIA TRAN" w:date="2018-11-28T11:39:00Z">
          <w:pPr>
            <w:ind w:firstLine="720"/>
          </w:pPr>
        </w:pPrChange>
      </w:pPr>
      <w:r>
        <w:t xml:space="preserve">The burrows tended to cluster towards the southern portion of the beach, between the two last runnels, as the highest </w:t>
      </w:r>
      <w:r w:rsidR="008D6BDB">
        <w:t>density levels were found there as shown by the density analysis</w:t>
      </w:r>
      <w:ins w:id="303" w:author="PATRICIA TRAN" w:date="2018-12-03T18:46:00Z">
        <w:r w:rsidR="00CA2F50">
          <w:t xml:space="preserve"> (</w:t>
        </w:r>
        <w:r w:rsidR="00CA2F50" w:rsidRPr="00CA2F50">
          <w:rPr>
            <w:b/>
            <w:rPrChange w:id="304" w:author="PATRICIA TRAN" w:date="2018-12-03T18:46:00Z">
              <w:rPr/>
            </w:rPrChange>
          </w:rPr>
          <w:t>Figure 6</w:t>
        </w:r>
        <w:r w:rsidR="00CA2F50">
          <w:t>)</w:t>
        </w:r>
      </w:ins>
      <w:r w:rsidR="008D6BDB">
        <w:t xml:space="preserve">. Distance from the burrows to the </w:t>
      </w:r>
      <w:ins w:id="305" w:author="PATRICIA TRAN" w:date="2018-11-26T12:12:00Z">
        <w:r w:rsidR="00C24486">
          <w:t>tideline</w:t>
        </w:r>
      </w:ins>
      <w:del w:id="306" w:author="PATRICIA TRAN" w:date="2018-11-26T12:12:00Z">
        <w:r w:rsidR="008D6BDB" w:rsidDel="00C24486">
          <w:delText>dunes</w:delText>
        </w:r>
      </w:del>
      <w:r w:rsidR="008D6BDB">
        <w:t xml:space="preserve"> ranged from 4.98m to 197.93m</w:t>
      </w:r>
      <w:ins w:id="307" w:author="PATRICIA TRAN" w:date="2018-12-03T18:46:00Z">
        <w:r w:rsidR="00CA2F50">
          <w:t>, and the size of the burrows were weakly (R=0.21, p&lt;0.001) correlated to the distance to the tideline (</w:t>
        </w:r>
        <w:r w:rsidR="00CA2F50" w:rsidRPr="00CA2F50">
          <w:rPr>
            <w:b/>
            <w:rPrChange w:id="308" w:author="PATRICIA TRAN" w:date="2018-12-03T18:47:00Z">
              <w:rPr/>
            </w:rPrChange>
          </w:rPr>
          <w:t>Figure 7</w:t>
        </w:r>
        <w:r w:rsidR="00CA2F50">
          <w:t>)</w:t>
        </w:r>
      </w:ins>
      <w:r w:rsidR="008D6BDB">
        <w:t>.</w:t>
      </w:r>
      <w:r w:rsidR="00C10A8C">
        <w:t xml:space="preserve"> </w:t>
      </w:r>
      <w:ins w:id="309" w:author="PATRICIA TRAN" w:date="2018-12-03T18:37:00Z">
        <w:r w:rsidR="00767542">
          <w:t>The distance between the burrows varied significantly between the environment types</w:t>
        </w:r>
      </w:ins>
      <w:ins w:id="310" w:author="PATRICIA TRAN" w:date="2018-12-03T18:47:00Z">
        <w:r w:rsidR="00CA2F50">
          <w:t xml:space="preserve">, on average </w:t>
        </w:r>
      </w:ins>
      <w:ins w:id="311" w:author="PATRICIA TRAN" w:date="2018-12-03T18:48:00Z">
        <w:r w:rsidR="00CA2F50">
          <w:t>less than 10m apart, but as much as 50m apart on the beach, and over 90m on the dunes</w:t>
        </w:r>
      </w:ins>
      <w:ins w:id="312" w:author="PATRICIA TRAN" w:date="2018-12-03T18:37:00Z">
        <w:r w:rsidR="00CA2F50">
          <w:t xml:space="preserve"> (</w:t>
        </w:r>
        <w:r w:rsidR="00CA2F50" w:rsidRPr="00CA2F50">
          <w:rPr>
            <w:b/>
            <w:rPrChange w:id="313" w:author="PATRICIA TRAN" w:date="2018-12-03T18:48:00Z">
              <w:rPr/>
            </w:rPrChange>
          </w:rPr>
          <w:t>Figure 8</w:t>
        </w:r>
        <w:r w:rsidR="00CA2F50">
          <w:t>)</w:t>
        </w:r>
      </w:ins>
      <w:ins w:id="314" w:author="PATRICIA TRAN" w:date="2018-12-03T18:48:00Z">
        <w:r w:rsidR="00CA2F50">
          <w:t>.</w:t>
        </w:r>
      </w:ins>
      <w:ins w:id="315" w:author="PATRICIA TRAN" w:date="2018-12-03T18:37:00Z">
        <w:r w:rsidR="00767542">
          <w:t xml:space="preserve"> </w:t>
        </w:r>
      </w:ins>
      <w:del w:id="316" w:author="PATRICIA TRAN" w:date="2018-11-26T12:12:00Z">
        <w:r w:rsidR="00C10A8C" w:rsidDel="00C24486">
          <w:delText>The me</w:delText>
        </w:r>
      </w:del>
      <w:del w:id="317" w:author="PATRICIA TRAN" w:date="2018-11-19T17:00:00Z">
        <w:r w:rsidR="00C10A8C" w:rsidDel="00434B10">
          <w:delText xml:space="preserve">an </w:delText>
        </w:r>
      </w:del>
    </w:p>
    <w:p w14:paraId="1EBD3460" w14:textId="77777777" w:rsidR="00ED4402" w:rsidRDefault="00ED4402">
      <w:pPr>
        <w:spacing w:line="276" w:lineRule="auto"/>
        <w:jc w:val="both"/>
        <w:pPrChange w:id="318" w:author="PATRICIA TRAN" w:date="2018-11-28T11:39:00Z">
          <w:pPr/>
        </w:pPrChange>
      </w:pPr>
    </w:p>
    <w:p w14:paraId="0F977F99" w14:textId="77777777" w:rsidR="00CA2F50" w:rsidRDefault="00CA2F50">
      <w:pPr>
        <w:rPr>
          <w:ins w:id="319" w:author="PATRICIA TRAN" w:date="2018-12-03T18:48:00Z"/>
          <w:b/>
        </w:rPr>
      </w:pPr>
      <w:ins w:id="320" w:author="PATRICIA TRAN" w:date="2018-12-03T18:48:00Z">
        <w:r>
          <w:rPr>
            <w:b/>
          </w:rPr>
          <w:br w:type="page"/>
        </w:r>
      </w:ins>
    </w:p>
    <w:p w14:paraId="5B8F195F" w14:textId="57E1E192" w:rsidR="00ED4402" w:rsidRDefault="00ED4402">
      <w:pPr>
        <w:spacing w:line="276" w:lineRule="auto"/>
        <w:jc w:val="both"/>
        <w:rPr>
          <w:b/>
        </w:rPr>
        <w:pPrChange w:id="321" w:author="PATRICIA TRAN" w:date="2018-11-28T11:39:00Z">
          <w:pPr/>
        </w:pPrChange>
      </w:pPr>
      <w:r>
        <w:rPr>
          <w:b/>
        </w:rPr>
        <w:t>Discussion</w:t>
      </w:r>
    </w:p>
    <w:p w14:paraId="57E2458B" w14:textId="2230CBE9" w:rsidR="008D6BDB" w:rsidDel="00402AAE" w:rsidRDefault="00ED4402">
      <w:pPr>
        <w:spacing w:line="276" w:lineRule="auto"/>
        <w:jc w:val="both"/>
        <w:rPr>
          <w:del w:id="322" w:author="PATRICIA TRAN" w:date="2018-11-26T11:28:00Z"/>
        </w:rPr>
        <w:pPrChange w:id="323" w:author="PATRICIA TRAN" w:date="2018-11-28T11:39:00Z">
          <w:pPr/>
        </w:pPrChange>
      </w:pPr>
      <w:r>
        <w:rPr>
          <w:b/>
        </w:rPr>
        <w:tab/>
      </w:r>
      <w:r>
        <w:t>In this study</w:t>
      </w:r>
      <w:del w:id="324" w:author="PATRICIA TRAN" w:date="2018-11-19T17:00:00Z">
        <w:r w:rsidDel="00434B10">
          <w:delText>, we aimed to</w:delText>
        </w:r>
      </w:del>
      <w:ins w:id="325" w:author="PATRICIA TRAN" w:date="2018-11-19T17:00:00Z">
        <w:r w:rsidR="00434B10">
          <w:t>, we</w:t>
        </w:r>
      </w:ins>
      <w:r>
        <w:t xml:space="preserve"> investigate</w:t>
      </w:r>
      <w:ins w:id="326" w:author="PATRICIA TRAN" w:date="2018-11-19T17:00:00Z">
        <w:r w:rsidR="00434B10">
          <w:t>d</w:t>
        </w:r>
      </w:ins>
      <w:r>
        <w:t xml:space="preserve"> the distribution and activity levels of ghost crab burrows</w:t>
      </w:r>
      <w:ins w:id="327" w:author="PATRICIA TRAN" w:date="2018-11-26T10:39:00Z">
        <w:r w:rsidR="009960A9">
          <w:t xml:space="preserve">, with a focus on burrow orientation compared to the tideline, and of beach morphological characteristics, </w:t>
        </w:r>
      </w:ins>
      <w:del w:id="328" w:author="PATRICIA TRAN" w:date="2018-11-26T10:39:00Z">
        <w:r w:rsidDel="009960A9">
          <w:delText xml:space="preserve"> as a function of habitat characteristics </w:delText>
        </w:r>
      </w:del>
      <w:r>
        <w:t>in a sandy beach</w:t>
      </w:r>
      <w:ins w:id="329" w:author="PATRICIA TRAN" w:date="2018-11-26T10:40:00Z">
        <w:r w:rsidR="009960A9">
          <w:t xml:space="preserve"> that is part</w:t>
        </w:r>
      </w:ins>
      <w:del w:id="330" w:author="PATRICIA TRAN" w:date="2018-11-26T10:40:00Z">
        <w:r w:rsidDel="009960A9">
          <w:delText xml:space="preserve"> part</w:delText>
        </w:r>
      </w:del>
      <w:r>
        <w:t xml:space="preserve"> of a barrier island complex, Sapelo Island, in Georgia. Ghost crab burrows were abundant and ubiquitous on the beach, however, fine scale mapping allowed for insight about their habitat use in relation to beach characteristics, for example, with high density of burrows in the southern end of the beach. </w:t>
      </w:r>
      <w:r w:rsidR="008D6BDB">
        <w:t>As the north-eastern winds shape the beach, the southern side of the beach is more sheltered than the rest.</w:t>
      </w:r>
      <w:ins w:id="331" w:author="PATRICIA TRAN" w:date="2018-11-26T10:46:00Z">
        <w:r w:rsidR="0053477E">
          <w:t xml:space="preserve"> Nanny Goat</w:t>
        </w:r>
        <w:r w:rsidR="0087417C">
          <w:t xml:space="preserve"> beach is moderately exposed (Croker 1967). </w:t>
        </w:r>
      </w:ins>
      <w:del w:id="332" w:author="PATRICIA TRAN" w:date="2018-11-26T10:46:00Z">
        <w:r w:rsidR="008D6BDB" w:rsidDel="0087417C">
          <w:delText xml:space="preserve"> </w:delText>
        </w:r>
      </w:del>
      <w:ins w:id="333" w:author="PATRICIA TRAN" w:date="2018-11-26T10:42:00Z">
        <w:r w:rsidR="00ED3212">
          <w:t xml:space="preserve"> </w:t>
        </w:r>
      </w:ins>
      <w:ins w:id="334" w:author="PATRICIA TRAN" w:date="2018-11-26T10:49:00Z">
        <w:r w:rsidR="0053477E">
          <w:t xml:space="preserve">Towards the North end of Sapelo Island, a site of erosion occurs on Black Bear Island, and sediment is transported southward, through Cabretta Island, and along Nanny Goat Beach, and it finally deposits at the tip of the beach, before the landform turns rightwards towards Duboy Sounds. </w:t>
        </w:r>
      </w:ins>
      <w:ins w:id="335" w:author="PATRICIA TRAN" w:date="2018-11-26T10:51:00Z">
        <w:r w:rsidR="0053477E">
          <w:t xml:space="preserve">During low tide, </w:t>
        </w:r>
      </w:ins>
      <w:ins w:id="336" w:author="PATRICIA TRAN" w:date="2018-11-26T10:52:00Z">
        <w:r w:rsidR="0053477E">
          <w:t xml:space="preserve">large ridge and runnels systems could be observed, two large ones occurring nearby the deposition site, and where a high density of ghost crab burrows were observed. </w:t>
        </w:r>
      </w:ins>
    </w:p>
    <w:p w14:paraId="2C80EA6C" w14:textId="77777777" w:rsidR="00ED445F" w:rsidDel="00402AAE" w:rsidRDefault="00ED445F">
      <w:pPr>
        <w:spacing w:line="276" w:lineRule="auto"/>
        <w:ind w:firstLine="720"/>
        <w:jc w:val="both"/>
        <w:rPr>
          <w:del w:id="337" w:author="PATRICIA TRAN" w:date="2018-11-26T11:28:00Z"/>
        </w:rPr>
        <w:pPrChange w:id="338" w:author="PATRICIA TRAN" w:date="2018-11-28T11:39:00Z">
          <w:pPr>
            <w:ind w:firstLine="720"/>
          </w:pPr>
        </w:pPrChange>
      </w:pPr>
    </w:p>
    <w:p w14:paraId="6F8EE660" w14:textId="292FCE36" w:rsidR="00ED4402" w:rsidDel="00402AAE" w:rsidRDefault="00ED4402">
      <w:pPr>
        <w:spacing w:line="276" w:lineRule="auto"/>
        <w:ind w:firstLine="720"/>
        <w:jc w:val="both"/>
        <w:rPr>
          <w:del w:id="339" w:author="PATRICIA TRAN" w:date="2018-11-26T11:28:00Z"/>
        </w:rPr>
        <w:pPrChange w:id="340" w:author="PATRICIA TRAN" w:date="2018-11-28T11:39:00Z">
          <w:pPr>
            <w:ind w:firstLine="720"/>
          </w:pPr>
        </w:pPrChange>
      </w:pPr>
      <w:del w:id="341" w:author="PATRICIA TRAN" w:date="2018-11-26T11:28:00Z">
        <w:r w:rsidDel="00402AAE">
          <w:delText>Previous studies have found a preference for ghost crabs to</w:delText>
        </w:r>
      </w:del>
    </w:p>
    <w:p w14:paraId="34C9A89E" w14:textId="77777777" w:rsidR="00ED4402" w:rsidRPr="00ED445F" w:rsidRDefault="00ED4402">
      <w:pPr>
        <w:spacing w:line="276" w:lineRule="auto"/>
        <w:jc w:val="both"/>
        <w:rPr>
          <w:b/>
        </w:rPr>
        <w:pPrChange w:id="342" w:author="PATRICIA TRAN" w:date="2018-11-28T11:39:00Z">
          <w:pPr/>
        </w:pPrChange>
      </w:pPr>
    </w:p>
    <w:p w14:paraId="22AAC0B2" w14:textId="071B23DB" w:rsidR="00402AAE" w:rsidRDefault="00ED4402">
      <w:pPr>
        <w:spacing w:line="276" w:lineRule="auto"/>
        <w:ind w:firstLine="720"/>
        <w:jc w:val="both"/>
        <w:rPr>
          <w:ins w:id="343" w:author="PATRICIA TRAN" w:date="2018-11-26T11:32:00Z"/>
        </w:rPr>
        <w:pPrChange w:id="344" w:author="PATRICIA TRAN" w:date="2018-11-28T11:39:00Z">
          <w:pPr>
            <w:ind w:firstLine="720"/>
          </w:pPr>
        </w:pPrChange>
      </w:pPr>
      <w:r>
        <w:t xml:space="preserve">Our results are in concordance with previous </w:t>
      </w:r>
      <w:del w:id="345" w:author="PATRICIA TRAN" w:date="2018-11-26T11:12:00Z">
        <w:r w:rsidDel="0081158D">
          <w:delText>studies in XXX ,</w:delText>
        </w:r>
      </w:del>
      <w:ins w:id="346" w:author="PATRICIA TRAN" w:date="2018-11-26T11:12:00Z">
        <w:r w:rsidR="0081158D">
          <w:t>studies,</w:t>
        </w:r>
      </w:ins>
      <w:r>
        <w:t xml:space="preserve"> where it was found that burrows on the dunes are larger than those on the shore. </w:t>
      </w:r>
      <w:r w:rsidR="007C251A">
        <w:t xml:space="preserve">For example, in a study by </w:t>
      </w:r>
      <w:ins w:id="347" w:author="PATRICIA TRAN" w:date="2018-11-26T11:13:00Z">
        <w:r w:rsidR="0081158D">
          <w:fldChar w:fldCharType="begin" w:fldLock="1"/>
        </w:r>
      </w:ins>
      <w:r w:rsidR="0081158D">
        <w:instrText>ADDIN CSL_CITATION {"citationItems":[{"id":"ITEM-1","itemData":{"DOI":"10.3989/scimar.1999.63n151","ISBN":"0214-8358","ISSN":"02148358","abstract":"Aspects of the ecology and behaviour of Ocypode cursor were studied on the beaches of Northern Cyprus. The crabs were widely distributed around the north coast of the island; occurring on 68 of the 77 sandy beaches investigat- ed. At the main study beach at Alagadi; crabs occupied a band approximately 12 m wide; starting approximately 3 m hori- zontally from the edge of the sea (tidal fluctuation was minimal). Most small burrows occurred near to the sea; with the bur- rows of larger crabs predominating higher up the beach. Burrow numbers varied during the summer which was mainly attributable to variations in the numbers of burrows of juveniles. The sex ratio of emergent crabs also varied during the sum- mer; possibly reflecting burrow oriented behaviour of reproductive females. There were strong correlations between burrow diameters and carapace lengths of the occupant crabs. There was a positive correlation between the presence of crab bur- rows and the number of people using sections of beach. The crabs were principally nocturnal; benefitting from food dis- carded by tourists. They also scavenged animal carcasses and were active predators of turtle eggs and hatchlings. Crab bur- rows usually had a single opening oriented towards the sea and those cast were L- or J-shaped. Burrows did not penetrate to the water table. The water content of the sand at the bottom of burrows was around 14 % by weight. Their burrows in the well-sorted sand provided the crabs with a thermally stable environment.","author":[{"dropping-particle":"","family":"Strachan","given":"P H","non-dropping-particle":"","parse-names":false,"suffix":""},{"dropping-particle":"","family":"Smith","given":"R C","non-dropping-particle":"","parse-names":false,"suffix":""},{"dropping-particle":"","family":"Hamilton","given":"D A B","non-dropping-particle":"","parse-names":false,"suffix":""},{"dropping-particle":"","family":"Taylor","given":"A C","non-dropping-particle":"","parse-names":false,"suffix":""}],"container-title":"Behaviour","id":"ITEM-1","issue":"1","issued":{"date-parts":[["1999"]]},"page":"51-60","title":"Studies on the ecology and behaviour of the ghost crab, Ocypode cursor ( L .) in northern Cyprus .","type":"article-journal","volume":"63"},"uris":["http://www.mendeley.com/documents/?uuid=e89c03b5-4bc3-4665-b08a-4d8b12053c34"]}],"mendeley":{"formattedCitation":"(Strachan et al. 1999)","plainTextFormattedCitation":"(Strachan et al. 1999)","previouslyFormattedCitation":"(Strachan et al. 1999)"},"properties":{"noteIndex":0},"schema":"https://github.com/citation-style-language/schema/raw/master/csl-citation.json"}</w:instrText>
      </w:r>
      <w:r w:rsidR="0081158D">
        <w:fldChar w:fldCharType="separate"/>
      </w:r>
      <w:r w:rsidR="0081158D" w:rsidRPr="0081158D">
        <w:rPr>
          <w:noProof/>
        </w:rPr>
        <w:t>(Strachan et al. 1999)</w:t>
      </w:r>
      <w:ins w:id="348" w:author="PATRICIA TRAN" w:date="2018-11-26T11:13:00Z">
        <w:r w:rsidR="0081158D">
          <w:fldChar w:fldCharType="end"/>
        </w:r>
        <w:r w:rsidR="0081158D">
          <w:t>,</w:t>
        </w:r>
      </w:ins>
      <w:del w:id="349" w:author="PATRICIA TRAN" w:date="2018-11-26T11:13:00Z">
        <w:r w:rsidR="007C251A" w:rsidDel="0081158D">
          <w:delText>Stratchan et al., 1999,</w:delText>
        </w:r>
      </w:del>
      <w:r w:rsidR="007C251A">
        <w:t xml:space="preserve"> on over 70 beaches in Cyprus, smaller burrows occurred near the sea while larger burrows were prominent higher in the beach. Following the trends annually, the authors observed that summer burrows size distribution was largely influenced by juveniles, and the sex-ratio was skewed towards females during that time of the year.</w:t>
      </w:r>
      <w:ins w:id="350" w:author="PATRICIA TRAN" w:date="2018-11-26T11:29:00Z">
        <w:r w:rsidR="00402AAE">
          <w:t xml:space="preserve"> In 1971</w:t>
        </w:r>
      </w:ins>
      <w:ins w:id="351" w:author="PATRICIA TRAN" w:date="2018-11-28T13:53:00Z">
        <w:r w:rsidR="006B6A0D">
          <w:t xml:space="preserve">, </w:t>
        </w:r>
      </w:ins>
      <w:ins w:id="352" w:author="PATRICIA TRAN" w:date="2018-11-28T13:54:00Z">
        <w:r w:rsidR="006B6A0D">
          <w:fldChar w:fldCharType="begin" w:fldLock="1"/>
        </w:r>
      </w:ins>
      <w:r w:rsidR="006B6A0D">
        <w:instrText>ADDIN CSL_CITATION {"citationItems":[{"id":"ITEM-1","itemData":{"author":[{"dropping-particle":"","family":"Frey","given":"Robert W.","non-dropping-particle":"","parse-names":false,"suffix":""},{"dropping-particle":"V.","family":"Mayou","given":"Taylor","non-dropping-particle":"","parse-names":false,"suffix":""}],"container-title":"Senckenbergiana maritima","id":"ITEM-1","issued":{"date-parts":[["1971"]]},"page":"53-77","title":"Decapod burrows in the Holocene Barrier Island Beaches and Washover Fans, Georgia","type":"article-journal","volume":"3"},"uris":["http://www.mendeley.com/documents/?uuid=45ad3f56-5b5a-471f-b24c-57ef4913188f"]}],"mendeley":{"formattedCitation":"(Frey and Mayou 1971)","plainTextFormattedCitation":"(Frey and Mayou 1971)","previouslyFormattedCitation":"(Frey and Mayou 1971)"},"properties":{"noteIndex":0},"schema":"https://github.com/citation-style-language/schema/raw/master/csl-citation.json"}</w:instrText>
      </w:r>
      <w:r w:rsidR="006B6A0D">
        <w:fldChar w:fldCharType="separate"/>
      </w:r>
      <w:r w:rsidR="006B6A0D" w:rsidRPr="006B6A0D">
        <w:rPr>
          <w:noProof/>
        </w:rPr>
        <w:t>(Frey and Mayou 1971)</w:t>
      </w:r>
      <w:ins w:id="353" w:author="PATRICIA TRAN" w:date="2018-11-28T13:54:00Z">
        <w:r w:rsidR="006B6A0D">
          <w:fldChar w:fldCharType="end"/>
        </w:r>
      </w:ins>
      <w:ins w:id="354" w:author="PATRICIA TRAN" w:date="2018-11-28T14:27:00Z">
        <w:r w:rsidR="008D6325">
          <w:t xml:space="preserve"> </w:t>
        </w:r>
      </w:ins>
      <w:ins w:id="355" w:author="PATRICIA TRAN" w:date="2018-11-26T11:29:00Z">
        <w:r w:rsidR="00402AAE">
          <w:t xml:space="preserve">did a comprehensive survey of ghost crab burrows in Sapelo Island Georgia, in which about 500 crab burrows in three zones of varying slopes were measured. Two of their zones overlapped with NannyGoat Beach, and corresponds to the beginning of the northern end and south end of the beach in our study. Like use, ghost crab burrow </w:t>
        </w:r>
      </w:ins>
      <w:del w:id="356" w:author="PATRICIA TRAN" w:date="2018-11-26T11:28:00Z">
        <w:r w:rsidR="007C251A" w:rsidDel="00402AAE">
          <w:delText xml:space="preserve"> </w:delText>
        </w:r>
      </w:del>
      <w:ins w:id="357" w:author="PATRICIA TRAN" w:date="2018-11-26T11:28:00Z">
        <w:r w:rsidR="00402AAE">
          <w:t>counts were high</w:t>
        </w:r>
      </w:ins>
      <w:ins w:id="358" w:author="PATRICIA TRAN" w:date="2018-11-26T11:30:00Z">
        <w:r w:rsidR="00402AAE">
          <w:t xml:space="preserve"> </w:t>
        </w:r>
      </w:ins>
      <w:ins w:id="359" w:author="PATRICIA TRAN" w:date="2018-11-26T11:28:00Z">
        <w:r w:rsidR="00402AAE">
          <w:t xml:space="preserve">at each site, </w:t>
        </w:r>
      </w:ins>
      <w:ins w:id="360" w:author="PATRICIA TRAN" w:date="2018-11-26T11:30:00Z">
        <w:r w:rsidR="00402AAE">
          <w:t>and</w:t>
        </w:r>
      </w:ins>
      <w:ins w:id="361" w:author="PATRICIA TRAN" w:date="2018-11-26T11:28:00Z">
        <w:r w:rsidR="00402AAE">
          <w:t xml:space="preserve"> mean surface opening sizes increasing towards the dunes from 1.3cm in diameter to approximately 4cm. The range of openings were comparable to the ones observed in our study, with a minimum of 1.0cm (10mm) to 10cm (1000mm). Unfortunately, while several hundred burrows were counted in Frey and Mayou 1970, no data exists on the exact location on the beach, for example with latitudinal and longitudinal coordinates.</w:t>
        </w:r>
      </w:ins>
      <w:ins w:id="362" w:author="PATRICIA TRAN" w:date="2018-11-26T11:30:00Z">
        <w:r w:rsidR="00402AAE">
          <w:t xml:space="preserve"> This limits our ability to compare fine scale distribution of these burrows in relation to morphological characteristics. </w:t>
        </w:r>
      </w:ins>
    </w:p>
    <w:p w14:paraId="285480A7" w14:textId="6F63EEC8" w:rsidR="00402AAE" w:rsidRDefault="00402AAE">
      <w:pPr>
        <w:spacing w:line="276" w:lineRule="auto"/>
        <w:ind w:firstLine="720"/>
        <w:jc w:val="both"/>
        <w:rPr>
          <w:ins w:id="363" w:author="PATRICIA TRAN" w:date="2018-11-26T11:24:00Z"/>
        </w:rPr>
        <w:pPrChange w:id="364" w:author="PATRICIA TRAN" w:date="2018-11-28T11:39:00Z">
          <w:pPr>
            <w:ind w:firstLine="720"/>
          </w:pPr>
        </w:pPrChange>
      </w:pPr>
      <w:ins w:id="365" w:author="PATRICIA TRAN" w:date="2018-11-26T11:32:00Z">
        <w:r>
          <w:t xml:space="preserve">In Frey and Mayou’s study (1971), beach zones on Nanny Goat Beach were classified as “flat” and “steep”. </w:t>
        </w:r>
      </w:ins>
      <w:ins w:id="366" w:author="PATRICIA TRAN" w:date="2018-11-28T14:28:00Z">
        <w:r w:rsidR="008D6325">
          <w:t>The authors</w:t>
        </w:r>
      </w:ins>
      <w:ins w:id="367" w:author="PATRICIA TRAN" w:date="2018-11-26T11:32:00Z">
        <w:r>
          <w:t xml:space="preserve"> found that beach width and slope influenced burrow density distribution, size distribution, and orientation. While we saw a low positive correlation between the distance between the burrow and the tideline, this relationship was significant as well. As such, </w:t>
        </w:r>
      </w:ins>
      <w:ins w:id="368" w:author="PATRICIA TRAN" w:date="2018-11-28T13:54:00Z">
        <w:r w:rsidR="006B6A0D">
          <w:fldChar w:fldCharType="begin" w:fldLock="1"/>
        </w:r>
      </w:ins>
      <w:r w:rsidR="00767542">
        <w:instrText>ADDIN CSL_CITATION {"citationItems":[{"id":"ITEM-1","itemData":{"abstract":"Burrows of the grapsoid crab Ocypode quadrata (Fabricius) are important biogenic sedimentary structures on Texas barrier islands. Variation in the shape, diameter, length, orientation, and areal density of the burrows can be used to define subenvironments of the beach and foredune ridge. An increase in diameter, length, and morphological complexity of the burrows together with a decrease in burrow abundance from the upper foreshore to the back edge of the beach differentiate beach subzones. Greater burrow size and abundance and a simpler shape distinguish O. quadrata burrows in the dune mounds from burrows in the interdune flats of the foredune ridge. A preferred burrow orientation descending to the northwest in the backshore contrasts with a random orientation of burrows in the foredune ridge. Although the preferred orientation is away from the shoreline, factors not directly related to shoreline trend may be responsible.","author":[{"dropping-particle":"","family":"Hill","given":"Gary W","non-dropping-particle":"","parse-names":false,"suffix":""},{"dropping-particle":"","family":"Hunter","given":"Ralph E","non-dropping-particle":"","parse-names":false,"suffix":""}],"container-title":"Journal of Sedimentary Petrology","id":"ITEM-1","issue":"1","issued":{"date-parts":[["1973"]]},"page":"24-30","title":"Burrows of the ghost crab Ocypode quadrate (Fabricus) on the barrier islands, South-Central Texas Coast","type":"article-journal","volume":"43"},"uris":["http://www.mendeley.com/documents/?uuid=ae7e0d86-367f-413a-8022-931cb7021167"]}],"mendeley":{"formattedCitation":"(Hill and Hunter 1973)","plainTextFormattedCitation":"(Hill and Hunter 1973)","previouslyFormattedCitation":"(Hill and Hunter 1973)"},"properties":{"noteIndex":0},"schema":"https://github.com/citation-style-language/schema/raw/master/csl-citation.json"}</w:instrText>
      </w:r>
      <w:r w:rsidR="006B6A0D">
        <w:fldChar w:fldCharType="separate"/>
      </w:r>
      <w:r w:rsidR="006B6A0D" w:rsidRPr="006B6A0D">
        <w:rPr>
          <w:noProof/>
        </w:rPr>
        <w:t>(Hill and Hunter 1973)</w:t>
      </w:r>
      <w:ins w:id="369" w:author="PATRICIA TRAN" w:date="2018-11-28T13:54:00Z">
        <w:r w:rsidR="006B6A0D">
          <w:fldChar w:fldCharType="end"/>
        </w:r>
        <w:r w:rsidR="006B6A0D">
          <w:t xml:space="preserve"> </w:t>
        </w:r>
      </w:ins>
      <w:ins w:id="370" w:author="PATRICIA TRAN" w:date="2018-11-26T11:32:00Z">
        <w:r>
          <w:t xml:space="preserve">proposed that the wider and less steep Georgia beaches (compared to those studied in Texas) would results in the range in mean burrow size in the beach would be less than in the dunes. We tested this hypothesis by calculating that range across our environments. Our results support their hypothesis, despite several changes in the beach morphology in the past 50 years, </w:t>
        </w:r>
      </w:ins>
      <w:ins w:id="371" w:author="PATRICIA TRAN" w:date="2018-11-28T14:28:00Z">
        <w:r w:rsidR="008D6325">
          <w:t>because of</w:t>
        </w:r>
      </w:ins>
      <w:ins w:id="372" w:author="PATRICIA TRAN" w:date="2018-11-26T11:32:00Z">
        <w:r>
          <w:t xml:space="preserve"> the nature of barrier islands, have occurred.</w:t>
        </w:r>
      </w:ins>
    </w:p>
    <w:p w14:paraId="0892F345" w14:textId="412F018C" w:rsidR="00255177" w:rsidDel="00402AAE" w:rsidRDefault="00A35FA4">
      <w:pPr>
        <w:spacing w:line="276" w:lineRule="auto"/>
        <w:ind w:firstLine="720"/>
        <w:jc w:val="both"/>
        <w:rPr>
          <w:del w:id="373" w:author="PATRICIA TRAN" w:date="2018-11-26T11:26:00Z"/>
        </w:rPr>
        <w:pPrChange w:id="374" w:author="PATRICIA TRAN" w:date="2018-11-28T11:39:00Z">
          <w:pPr>
            <w:ind w:firstLine="720"/>
          </w:pPr>
        </w:pPrChange>
      </w:pPr>
      <w:ins w:id="375" w:author="PATRICIA TRAN" w:date="2018-11-26T11:37:00Z">
        <w:r>
          <w:t xml:space="preserve">We initially hypothesized that burrow orientation would be related to tides. For example, we expected burrows to face away from the tidal line on the beach, but that no patterns would be observed on the dunes, since they are far away from the peak tidal height anyway. </w:t>
        </w:r>
      </w:ins>
      <w:ins w:id="376" w:author="PATRICIA TRAN" w:date="2018-11-26T11:38:00Z">
        <w:r>
          <w:t xml:space="preserve">We found that </w:t>
        </w:r>
      </w:ins>
      <w:del w:id="377" w:author="PATRICIA TRAN" w:date="2018-11-26T11:24:00Z">
        <w:r w:rsidR="007C251A" w:rsidDel="00402AAE">
          <w:delText>To my knowledge</w:delText>
        </w:r>
      </w:del>
      <w:del w:id="378" w:author="PATRICIA TRAN" w:date="2018-11-26T11:25:00Z">
        <w:r w:rsidR="007C251A" w:rsidDel="00402AAE">
          <w:delText xml:space="preserve">, no such extensive annual study has been done in Sapelo Island, therefore it cannot be known whether the observations from this study are representative of the annual patterns. </w:delText>
        </w:r>
      </w:del>
    </w:p>
    <w:p w14:paraId="088B5E22" w14:textId="703A1155" w:rsidR="00255177" w:rsidDel="00402AAE" w:rsidRDefault="00A35FA4">
      <w:pPr>
        <w:spacing w:line="276" w:lineRule="auto"/>
        <w:ind w:firstLine="720"/>
        <w:jc w:val="both"/>
        <w:rPr>
          <w:del w:id="379" w:author="PATRICIA TRAN" w:date="2018-11-26T11:31:00Z"/>
        </w:rPr>
        <w:pPrChange w:id="380" w:author="PATRICIA TRAN" w:date="2018-11-28T11:39:00Z">
          <w:pPr>
            <w:ind w:firstLine="720"/>
          </w:pPr>
        </w:pPrChange>
      </w:pPr>
      <w:ins w:id="381" w:author="PATRICIA TRAN" w:date="2018-11-26T11:38:00Z">
        <w:r>
          <w:t>b</w:t>
        </w:r>
      </w:ins>
      <w:del w:id="382" w:author="PATRICIA TRAN" w:date="2018-11-26T11:38:00Z">
        <w:r w:rsidR="00255177" w:rsidDel="00A35FA4">
          <w:delText>B</w:delText>
        </w:r>
      </w:del>
      <w:r w:rsidR="00255177">
        <w:t xml:space="preserve">urrow orientation was not quantitatively significantly different between the beaches and the dunes, with all orientations being common and prominent. The most common </w:t>
      </w:r>
      <w:del w:id="383" w:author="PATRICIA TRAN" w:date="2018-11-26T11:39:00Z">
        <w:r w:rsidR="00255177" w:rsidDel="00A35FA4">
          <w:delText>one however</w:delText>
        </w:r>
      </w:del>
      <w:ins w:id="384" w:author="PATRICIA TRAN" w:date="2018-11-26T11:39:00Z">
        <w:r>
          <w:t>orientation however</w:t>
        </w:r>
      </w:ins>
      <w:r w:rsidR="00255177">
        <w:t>, was towards the tideline</w:t>
      </w:r>
      <w:ins w:id="385" w:author="PATRICIA TRAN" w:date="2018-11-26T11:39:00Z">
        <w:r>
          <w:t xml:space="preserve"> both in the dunes and on the beach.</w:t>
        </w:r>
      </w:ins>
      <w:del w:id="386" w:author="PATRICIA TRAN" w:date="2018-11-26T11:39:00Z">
        <w:r w:rsidR="00255177" w:rsidDel="00A35FA4">
          <w:delText>.</w:delText>
        </w:r>
      </w:del>
      <w:r w:rsidR="00255177">
        <w:t xml:space="preserve"> Studying the </w:t>
      </w:r>
      <w:del w:id="387" w:author="PATRICIA TRAN" w:date="2018-11-19T17:00:00Z">
        <w:r w:rsidR="00255177" w:rsidRPr="00434B10" w:rsidDel="00434B10">
          <w:rPr>
            <w:i/>
            <w:rPrChange w:id="388" w:author="PATRICIA TRAN" w:date="2018-11-19T17:01:00Z">
              <w:rPr/>
            </w:rPrChange>
          </w:rPr>
          <w:delText>ghost crabs</w:delText>
        </w:r>
      </w:del>
      <w:ins w:id="389" w:author="PATRICIA TRAN" w:date="2018-11-19T17:00:00Z">
        <w:r w:rsidR="00434B10" w:rsidRPr="00434B10">
          <w:rPr>
            <w:i/>
            <w:rPrChange w:id="390" w:author="PATRICIA TRAN" w:date="2018-11-19T17:01:00Z">
              <w:rPr/>
            </w:rPrChange>
          </w:rPr>
          <w:t>O.</w:t>
        </w:r>
      </w:ins>
      <w:ins w:id="391" w:author="PATRICIA TRAN" w:date="2018-11-19T17:01:00Z">
        <w:r w:rsidR="00434B10" w:rsidRPr="00434B10">
          <w:rPr>
            <w:i/>
            <w:rPrChange w:id="392" w:author="PATRICIA TRAN" w:date="2018-11-19T17:01:00Z">
              <w:rPr/>
            </w:rPrChange>
          </w:rPr>
          <w:t xml:space="preserve"> quadrata</w:t>
        </w:r>
      </w:ins>
      <w:r w:rsidR="00255177">
        <w:t xml:space="preserve"> </w:t>
      </w:r>
      <w:del w:id="393" w:author="PATRICIA TRAN" w:date="2018-11-19T17:01:00Z">
        <w:r w:rsidR="00255177" w:rsidDel="00434B10">
          <w:delText xml:space="preserve">of the same species </w:delText>
        </w:r>
      </w:del>
      <w:r w:rsidR="00255177">
        <w:t xml:space="preserve">on barrier island in Texas, in Hill </w:t>
      </w:r>
      <w:ins w:id="394" w:author="PATRICIA TRAN" w:date="2018-11-28T13:54:00Z">
        <w:r w:rsidR="006B6A0D">
          <w:t xml:space="preserve">and Hunter </w:t>
        </w:r>
      </w:ins>
      <w:del w:id="395" w:author="PATRICIA TRAN" w:date="2018-11-28T13:54:00Z">
        <w:r w:rsidR="00255177" w:rsidDel="006B6A0D">
          <w:delText xml:space="preserve">et al. </w:delText>
        </w:r>
      </w:del>
      <w:r w:rsidR="00255177">
        <w:t xml:space="preserve">1973, found that the orientation descending from the north-west in the backshore (dune equivalent here, and direction (down-right) in our study) was preferred, which was not the case in our study, and random orientation in the foredune ridge (beach habitat in our study). However, </w:t>
      </w:r>
      <w:del w:id="396" w:author="PATRICIA TRAN" w:date="2018-11-19T17:01:00Z">
        <w:r w:rsidR="00255177" w:rsidDel="00434B10">
          <w:delText xml:space="preserve">the </w:delText>
        </w:r>
      </w:del>
      <w:r w:rsidR="00255177">
        <w:t>Hill notes that although the preferred orientation seems to be away from the tideline, factors not directly related to the shoreline may be responsible</w:t>
      </w:r>
      <w:ins w:id="397" w:author="PATRICIA TRAN" w:date="2018-11-26T11:40:00Z">
        <w:r>
          <w:t xml:space="preserve"> such as wind direction, might influence burrow orientation. </w:t>
        </w:r>
      </w:ins>
      <w:del w:id="398" w:author="PATRICIA TRAN" w:date="2018-11-26T11:40:00Z">
        <w:r w:rsidR="00255177" w:rsidDel="00A35FA4">
          <w:delText xml:space="preserve">. </w:delText>
        </w:r>
      </w:del>
    </w:p>
    <w:p w14:paraId="1AF680A5" w14:textId="090D371E" w:rsidR="00434B10" w:rsidDel="00434B10" w:rsidRDefault="009B1ED3">
      <w:pPr>
        <w:spacing w:line="276" w:lineRule="auto"/>
        <w:ind w:firstLine="720"/>
        <w:jc w:val="both"/>
        <w:rPr>
          <w:del w:id="399" w:author="PATRICIA TRAN" w:date="2018-11-19T17:04:00Z"/>
        </w:rPr>
        <w:pPrChange w:id="400" w:author="PATRICIA TRAN" w:date="2018-11-28T11:39:00Z">
          <w:pPr>
            <w:ind w:firstLine="720"/>
          </w:pPr>
        </w:pPrChange>
      </w:pPr>
      <w:del w:id="401" w:author="PATRICIA TRAN" w:date="2018-11-26T11:29:00Z">
        <w:r w:rsidDel="00402AAE">
          <w:delText xml:space="preserve">Around the time time, Frey and Mayou (1971) did a comprehensive survey of ghost crab burrows in Sapelo Island Georgia, </w:delText>
        </w:r>
        <w:r w:rsidR="006E622E" w:rsidDel="00402AAE">
          <w:delText xml:space="preserve">in which about 500 crab burrows (ghost crabs and fiddler crabs) in three zones of varying slopes were measured. </w:delText>
        </w:r>
      </w:del>
      <w:del w:id="402" w:author="PATRICIA TRAN" w:date="2018-11-19T17:01:00Z">
        <w:r w:rsidR="006E622E" w:rsidDel="00434B10">
          <w:delText>Zone 1 and Zone 2 from their study,</w:delText>
        </w:r>
      </w:del>
      <w:del w:id="403" w:author="PATRICIA TRAN" w:date="2018-11-26T11:29:00Z">
        <w:r w:rsidR="006E622E" w:rsidDel="00402AAE">
          <w:delText xml:space="preserve"> co</w:delText>
        </w:r>
      </w:del>
      <w:del w:id="404" w:author="PATRICIA TRAN" w:date="2018-11-19T17:02:00Z">
        <w:r w:rsidR="006E622E" w:rsidDel="00434B10">
          <w:delText>n</w:delText>
        </w:r>
      </w:del>
      <w:del w:id="405" w:author="PATRICIA TRAN" w:date="2018-11-26T11:29:00Z">
        <w:r w:rsidR="006E622E" w:rsidDel="00402AAE">
          <w:delText xml:space="preserve">responds to the beginning of the north </w:delText>
        </w:r>
      </w:del>
      <w:del w:id="406" w:author="PATRICIA TRAN" w:date="2018-11-19T17:02:00Z">
        <w:r w:rsidR="006E622E" w:rsidDel="00434B10">
          <w:delText>transect and the</w:delText>
        </w:r>
      </w:del>
      <w:del w:id="407" w:author="PATRICIA TRAN" w:date="2018-11-26T11:29:00Z">
        <w:r w:rsidR="006E622E" w:rsidDel="00402AAE">
          <w:delText xml:space="preserve"> south end of the beach </w:delText>
        </w:r>
      </w:del>
      <w:del w:id="408" w:author="PATRICIA TRAN" w:date="2018-11-19T17:02:00Z">
        <w:r w:rsidR="006E622E" w:rsidDel="00434B10">
          <w:delText>respectively in ours.</w:delText>
        </w:r>
      </w:del>
      <w:del w:id="409" w:author="PATRICIA TRAN" w:date="2018-11-26T11:31:00Z">
        <w:r w:rsidR="006E622E" w:rsidDel="00402AAE">
          <w:delText xml:space="preserve"> </w:delText>
        </w:r>
      </w:del>
      <w:del w:id="410" w:author="PATRICIA TRAN" w:date="2018-11-19T17:02:00Z">
        <w:r w:rsidR="006E622E" w:rsidDel="00434B10">
          <w:delText>Furthermore, t</w:delText>
        </w:r>
      </w:del>
      <w:del w:id="411" w:author="PATRICIA TRAN" w:date="2018-11-26T11:31:00Z">
        <w:r w:rsidR="006E622E" w:rsidDel="00402AAE">
          <w:delText>he zones were</w:delText>
        </w:r>
      </w:del>
      <w:del w:id="412" w:author="PATRICIA TRAN" w:date="2018-11-26T11:32:00Z">
        <w:r w:rsidR="006E622E" w:rsidDel="00402AAE">
          <w:delText xml:space="preserve"> classified as “</w:delText>
        </w:r>
      </w:del>
      <w:del w:id="413" w:author="PATRICIA TRAN" w:date="2018-11-19T17:02:00Z">
        <w:r w:rsidR="006E622E" w:rsidDel="00434B10">
          <w:delText>steep” and “flat”</w:delText>
        </w:r>
      </w:del>
      <w:del w:id="414" w:author="PATRICIA TRAN" w:date="2018-11-26T11:31:00Z">
        <w:r w:rsidR="006E622E" w:rsidDel="00402AAE">
          <w:delText xml:space="preserve"> in Frey and Mayou’s study. </w:delText>
        </w:r>
      </w:del>
      <w:del w:id="415" w:author="PATRICIA TRAN" w:date="2018-11-26T11:32:00Z">
        <w:r w:rsidDel="00402AAE">
          <w:delText>Frey and Mayou (1971) found that beach width and slope influenced burrow density distribution, size distribution, and orientation. While we saw a low positive correlation between the distance between the burrow and the tideline, thi</w:delText>
        </w:r>
        <w:r w:rsidR="006E622E" w:rsidDel="00402AAE">
          <w:delText xml:space="preserve">s relationship was significant as well. </w:delText>
        </w:r>
      </w:del>
    </w:p>
    <w:p w14:paraId="18B5B867" w14:textId="6701A573" w:rsidR="009B1ED3" w:rsidRDefault="00A91639">
      <w:pPr>
        <w:spacing w:line="276" w:lineRule="auto"/>
        <w:ind w:firstLine="720"/>
        <w:jc w:val="both"/>
        <w:pPrChange w:id="416" w:author="PATRICIA TRAN" w:date="2018-11-28T11:39:00Z">
          <w:pPr>
            <w:ind w:firstLine="720"/>
          </w:pPr>
        </w:pPrChange>
      </w:pPr>
      <w:del w:id="417" w:author="PATRICIA TRAN" w:date="2018-11-19T17:04:00Z">
        <w:r w:rsidDel="00434B10">
          <w:delText xml:space="preserve">Based on their discussion, we tested their hypothesis that the </w:delText>
        </w:r>
      </w:del>
      <w:del w:id="418" w:author="PATRICIA TRAN" w:date="2018-11-26T11:32:00Z">
        <w:r w:rsidDel="00402AAE">
          <w:delText xml:space="preserve">wider and less steep Georgia beaches would results in the range in mean burrow size in the beach would be less than in the dunes. </w:delText>
        </w:r>
      </w:del>
      <w:del w:id="419" w:author="PATRICIA TRAN" w:date="2018-11-19T17:04:00Z">
        <w:r w:rsidDel="00434B10">
          <w:delText xml:space="preserve">This was indeed the case, </w:delText>
        </w:r>
      </w:del>
      <w:del w:id="420" w:author="PATRICIA TRAN" w:date="2018-11-26T11:31:00Z">
        <w:r w:rsidDel="00402AAE">
          <w:delText xml:space="preserve">even approximately 50 years later the hypothesis was formed, </w:delText>
        </w:r>
      </w:del>
      <w:del w:id="421" w:author="PATRICIA TRAN" w:date="2018-11-26T11:32:00Z">
        <w:r w:rsidDel="00402AAE">
          <w:delText xml:space="preserve">and several changes in the beach morphology, as a result of the nature of barrier islands, have occurred. </w:delText>
        </w:r>
      </w:del>
      <w:r>
        <w:t xml:space="preserve">It was also found by Frey and Mayou (1971) that the orientation of the burrows were not uniform, especially on the dunes, in comparison the Texas beach which showed a clear orientation preference. Our study of Nanny Goat Beach on Sapelo Island, the same as Frey and Mayou used, also show </w:t>
      </w:r>
      <w:r w:rsidR="00E7127D">
        <w:t>concurring</w:t>
      </w:r>
      <w:r>
        <w:t xml:space="preserve"> orientation results </w:t>
      </w:r>
      <w:ins w:id="422" w:author="PATRICIA TRAN" w:date="2018-11-26T11:40:00Z">
        <w:r w:rsidR="00A35FA4">
          <w:t>approximately 50 years later</w:t>
        </w:r>
      </w:ins>
      <w:ins w:id="423" w:author="PATRICIA TRAN" w:date="2018-11-26T11:41:00Z">
        <w:r w:rsidR="00A35FA4">
          <w:t xml:space="preserve">. </w:t>
        </w:r>
      </w:ins>
      <w:ins w:id="424" w:author="PATRICIA TRAN" w:date="2018-11-26T11:42:00Z">
        <w:r w:rsidR="00A35FA4">
          <w:t xml:space="preserve">It might be worthwhile to investigate how other factors besides tidal amplitude might affect not only burrow orientation, but more complex morphologies. </w:t>
        </w:r>
      </w:ins>
      <w:del w:id="425" w:author="PATRICIA TRAN" w:date="2018-11-26T11:40:00Z">
        <w:r w:rsidDel="00A35FA4">
          <w:delText>in 2018.</w:delText>
        </w:r>
      </w:del>
      <w:del w:id="426" w:author="PATRICIA TRAN" w:date="2018-11-26T11:41:00Z">
        <w:r w:rsidDel="00A35FA4">
          <w:delText xml:space="preserve"> </w:delText>
        </w:r>
      </w:del>
      <w:del w:id="427" w:author="PATRICIA TRAN" w:date="2018-11-26T11:43:00Z">
        <w:r w:rsidDel="00A35FA4">
          <w:delText>As such, it</w:delText>
        </w:r>
      </w:del>
      <w:ins w:id="428" w:author="PATRICIA TRAN" w:date="2018-11-26T11:43:00Z">
        <w:r w:rsidR="00A35FA4">
          <w:t>Furthermore, it</w:t>
        </w:r>
      </w:ins>
      <w:r>
        <w:t xml:space="preserve"> would be interesting </w:t>
      </w:r>
      <w:del w:id="429" w:author="PATRICIA TRAN" w:date="2018-11-26T11:43:00Z">
        <w:r w:rsidDel="00A35FA4">
          <w:delText>to see if intrinsic morphological features</w:delText>
        </w:r>
      </w:del>
      <w:ins w:id="430" w:author="PATRICIA TRAN" w:date="2018-11-26T11:43:00Z">
        <w:r w:rsidR="00A35FA4">
          <w:t>to investigate which intrinsic features</w:t>
        </w:r>
      </w:ins>
      <w:r>
        <w:t xml:space="preserve"> </w:t>
      </w:r>
      <w:del w:id="431" w:author="PATRICIA TRAN" w:date="2018-11-26T11:43:00Z">
        <w:r w:rsidDel="00A35FA4">
          <w:delText xml:space="preserve">of barrier islands and of Sapelo Island in particular, </w:delText>
        </w:r>
      </w:del>
      <w:ins w:id="432" w:author="PATRICIA TRAN" w:date="2018-11-26T11:43:00Z">
        <w:r w:rsidR="00A35FA4">
          <w:t xml:space="preserve">of Nanny Goat Beach </w:t>
        </w:r>
      </w:ins>
      <w:r>
        <w:t xml:space="preserve">results in the ability of ghost crab populations </w:t>
      </w:r>
      <w:del w:id="433" w:author="PATRICIA TRAN" w:date="2018-11-26T11:43:00Z">
        <w:r w:rsidDel="00A35FA4">
          <w:delText>to respond at the same rate and</w:delText>
        </w:r>
      </w:del>
      <w:ins w:id="434" w:author="PATRICIA TRAN" w:date="2018-11-26T11:43:00Z">
        <w:r w:rsidR="00A35FA4">
          <w:t>to</w:t>
        </w:r>
      </w:ins>
      <w:r>
        <w:t xml:space="preserve"> maintain t</w:t>
      </w:r>
      <w:ins w:id="435" w:author="PATRICIA TRAN" w:date="2018-11-26T11:44:00Z">
        <w:r w:rsidR="00A35FA4">
          <w:t xml:space="preserve">hese </w:t>
        </w:r>
      </w:ins>
      <w:del w:id="436" w:author="PATRICIA TRAN" w:date="2018-11-26T11:44:00Z">
        <w:r w:rsidDel="00A35FA4">
          <w:delText xml:space="preserve">hose </w:delText>
        </w:r>
      </w:del>
      <w:r>
        <w:t>distribution</w:t>
      </w:r>
      <w:ins w:id="437" w:author="PATRICIA TRAN" w:date="2018-11-26T11:44:00Z">
        <w:r w:rsidR="00A35FA4">
          <w:t xml:space="preserve"> (beach and dune)</w:t>
        </w:r>
      </w:ins>
      <w:r>
        <w:t xml:space="preserve"> and density relationships over time.</w:t>
      </w:r>
      <w:ins w:id="438" w:author="PATRICIA TRAN" w:date="2018-11-26T11:44:00Z">
        <w:r w:rsidR="00A35FA4">
          <w:t xml:space="preserve"> For example, we observed by plotting the data, that the burrow have migrated landwards, coinciding with the erosion/deposition dynamics of the barrier island. </w:t>
        </w:r>
      </w:ins>
      <w:ins w:id="439" w:author="PATRICIA TRAN" w:date="2018-11-26T11:45:00Z">
        <w:r w:rsidR="00A35FA4">
          <w:t xml:space="preserve">Studies on the rate at which ghost crab populations </w:t>
        </w:r>
      </w:ins>
      <w:ins w:id="440" w:author="PATRICIA TRAN" w:date="2018-11-26T11:46:00Z">
        <w:r w:rsidR="007F2C3C">
          <w:t>can</w:t>
        </w:r>
      </w:ins>
      <w:ins w:id="441" w:author="PATRICIA TRAN" w:date="2018-11-26T11:45:00Z">
        <w:r w:rsidR="00A35FA4">
          <w:t xml:space="preserve"> respond to these changes, could be </w:t>
        </w:r>
        <w:r w:rsidR="007F2C3C">
          <w:t xml:space="preserve">indicative of species response to habitat change. </w:t>
        </w:r>
      </w:ins>
      <w:del w:id="442" w:author="PATRICIA TRAN" w:date="2018-11-26T11:44:00Z">
        <w:r w:rsidDel="00A35FA4">
          <w:delText xml:space="preserve">  </w:delText>
        </w:r>
      </w:del>
    </w:p>
    <w:p w14:paraId="257ED554" w14:textId="2C7735ED" w:rsidR="008E3CBB" w:rsidDel="00402AAE" w:rsidRDefault="008E3CBB">
      <w:pPr>
        <w:spacing w:line="276" w:lineRule="auto"/>
        <w:ind w:firstLine="720"/>
        <w:jc w:val="both"/>
        <w:rPr>
          <w:del w:id="443" w:author="PATRICIA TRAN" w:date="2018-11-26T11:27:00Z"/>
        </w:rPr>
        <w:pPrChange w:id="444" w:author="PATRICIA TRAN" w:date="2018-11-28T11:39:00Z">
          <w:pPr>
            <w:ind w:firstLine="720"/>
          </w:pPr>
        </w:pPrChange>
      </w:pPr>
      <w:r>
        <w:t>In the perspective of a dynamic and changing morphological state of the beach, studies have aimed at using the ghost crab as a model organisms for ecology and climate change, due to their relatively wide dist</w:t>
      </w:r>
      <w:r w:rsidR="00E52A92">
        <w:t xml:space="preserve">ribution, relatively ease and non-intrusive way of measuring their distribution </w:t>
      </w:r>
      <w:ins w:id="445" w:author="PATRICIA TRAN" w:date="2018-11-26T11:46:00Z">
        <w:r w:rsidR="009C285D">
          <w:fldChar w:fldCharType="begin" w:fldLock="1"/>
        </w:r>
      </w:ins>
      <w:r w:rsidR="00352DB9">
        <w:instrText>ADDIN CSL_CITATION {"citationItems":[{"id":"ITEM-1","itemData":{"DOI":"10.1371/journal.pone.0141976","ISBN":"1932-6203","ISSN":"19326203","abstract":"Determining the position of range edges is the first step in developing\\nan understanding of the ecological and evolutionary dynamics in play as\\nspecies' ranges shift in response to climate change. Here, we study the\\nleading (poleward) range edge of Ocypode cordimanus, a ghost crab that\\nis common along the central to northern east coast of Australia. Our\\nstudy establishes the poleward range edge of adults of this species to\\nbe at Merimbula (36.90 degrees S, 149.93 degrees E), 270 km (along the\\ncoast) south of the previous southernmost museum record. We also\\nestablish that dispersal of pelagic larvae results in recruitment to\\nbeaches 248 km (along the coast; 0.9 degrees of latitude) beyond the\\nadult range edge we have documented here. Although we cannot\\nconclusively demonstrate that the leading range edge for this species\\nhas moved polewards in response to climate change, this range edge does\\nfall within a ``hotspot{''} of ocean warming, where surface isotherms\\nare moving southwards along the coast at 20-50 km. decade(-1); coastal\\nair temperatures in the region are also warming. If these patterns\\npersist, future range extensions could be anticipated. On the basis of\\ntheir ecology, allied with their occupancy of ocean beaches, which are\\nhome to taxa that are particularly amenable to climate-change studies,\\nwe propose that ghost crabs like O. cordimanus represent ideal model\\norganisms with which to study ecological and evolutionary processes\\nassociated with climate change. The fact that ``hotspots{''} of ocean\\nwarming on four other continents correspond with poleward range edges of\\nghost crab species suggests that results of hypothesis tests could be\\ngeneralized, yielding excellent opportunities to rapidly progress\\nknowledge in this field.","author":[{"dropping-particle":"","family":"Schoeman","given":"David S.","non-dropping-particle":"","parse-names":false,"suffix":""},{"dropping-particle":"","family":"Schlacher","given":"Thomas A.","non-dropping-particle":"","parse-names":false,"suffix":""},{"dropping-particle":"","family":"Jones","given":"Alan R.","non-dropping-particle":"","parse-names":false,"suffix":""},{"dropping-particle":"","family":"Murray","given":"Anna","non-dropping-particle":"","parse-names":false,"suffix":""},{"dropping-particle":"","family":"Huijbers","given":"Chantal M.","non-dropping-particle":"","parse-names":false,"suffix":""},{"dropping-particle":"","family":"Olds","given":"Andrew D.","non-dropping-particle":"","parse-names":false,"suffix":""},{"dropping-particle":"","family":"Connolly","given":"Rod M.","non-dropping-particle":"","parse-names":false,"suffix":""}],"container-title":"PLoS ONE","id":"ITEM-1","issue":"11","issued":{"date-parts":[["2015"]]},"page":"1-13","title":"Edging along a warming coast: A range extension for a common sandy beach crab","type":"article-journal","volume":"10"},"uris":["http://www.mendeley.com/documents/?uuid=47c25512-244d-4d67-8bdf-68f487d98705"]}],"mendeley":{"formattedCitation":"(Schoeman et al. 2015)","plainTextFormattedCitation":"(Schoeman et al. 2015)","previouslyFormattedCitation":"(Schoeman et al. 2015)"},"properties":{"noteIndex":0},"schema":"https://github.com/citation-style-language/schema/raw/master/csl-citation.json"}</w:instrText>
      </w:r>
      <w:r w:rsidR="009C285D">
        <w:fldChar w:fldCharType="separate"/>
      </w:r>
      <w:r w:rsidR="009C285D" w:rsidRPr="009C285D">
        <w:rPr>
          <w:noProof/>
        </w:rPr>
        <w:t>(Schoeman et al. 2015)</w:t>
      </w:r>
      <w:ins w:id="446" w:author="PATRICIA TRAN" w:date="2018-11-26T11:46:00Z">
        <w:r w:rsidR="009C285D">
          <w:fldChar w:fldCharType="end"/>
        </w:r>
      </w:ins>
      <w:del w:id="447" w:author="PATRICIA TRAN" w:date="2018-11-26T11:46:00Z">
        <w:r w:rsidR="00E52A92" w:rsidDel="009C285D">
          <w:delText>(Schoeman et al., 2015)</w:delText>
        </w:r>
      </w:del>
      <w:r w:rsidR="00E52A92">
        <w:t>.</w:t>
      </w:r>
      <w:ins w:id="448" w:author="PATRICIA TRAN" w:date="2018-11-26T11:27:00Z">
        <w:r w:rsidR="00402AAE">
          <w:t xml:space="preserve"> </w:t>
        </w:r>
      </w:ins>
    </w:p>
    <w:p w14:paraId="47C15391" w14:textId="56C34F0D" w:rsidR="009B0046" w:rsidDel="00402AAE" w:rsidRDefault="008C7B37">
      <w:pPr>
        <w:spacing w:line="276" w:lineRule="auto"/>
        <w:ind w:firstLine="720"/>
        <w:jc w:val="both"/>
        <w:rPr>
          <w:del w:id="449" w:author="PATRICIA TRAN" w:date="2018-11-26T11:28:00Z"/>
        </w:rPr>
        <w:pPrChange w:id="450" w:author="PATRICIA TRAN" w:date="2018-11-28T11:39:00Z">
          <w:pPr>
            <w:ind w:firstLine="720"/>
          </w:pPr>
        </w:pPrChange>
      </w:pPr>
      <w:r>
        <w:t>These morphological features can vary drastically as a result from extreme whether events.</w:t>
      </w:r>
      <w:r w:rsidRPr="008C7B37">
        <w:t xml:space="preserve"> </w:t>
      </w:r>
      <w:r>
        <w:t>These extreme events are distinct from the diurnal biotic and abiotic fluxed characterizing the coastal environment such as temperature, tide level, wind</w:t>
      </w:r>
      <w:ins w:id="451" w:author="PATRICIA TRAN" w:date="2018-11-26T11:50:00Z">
        <w:r w:rsidR="00352DB9">
          <w:t xml:space="preserve">, </w:t>
        </w:r>
      </w:ins>
      <w:del w:id="452" w:author="PATRICIA TRAN" w:date="2018-11-26T11:50:00Z">
        <w:r w:rsidDel="00352DB9">
          <w:delText xml:space="preserve"> (Bertness et al., 2011), </w:delText>
        </w:r>
      </w:del>
      <w:r>
        <w:t xml:space="preserve">because of their </w:t>
      </w:r>
      <w:r w:rsidR="00CD256D">
        <w:t>irregular</w:t>
      </w:r>
      <w:r>
        <w:t xml:space="preserve"> nature, </w:t>
      </w:r>
      <w:r w:rsidR="00CD256D">
        <w:t>inf</w:t>
      </w:r>
      <w:r>
        <w:t>requency, strength and effects across larger areas. In a study by</w:t>
      </w:r>
      <w:ins w:id="453" w:author="PATRICIA TRAN" w:date="2018-11-26T11:50:00Z">
        <w:r w:rsidR="00352DB9">
          <w:t xml:space="preserve"> </w:t>
        </w:r>
        <w:r w:rsidR="00352DB9">
          <w:fldChar w:fldCharType="begin" w:fldLock="1"/>
        </w:r>
      </w:ins>
      <w:r w:rsidR="00F40F2D">
        <w:instrText>ADDIN CSL_CITATION {"citationItems":[{"id":"ITEM-1","itemData":{"abstract":"The Atlantic Ghost Crab (Ocypode quadrata) is widely distributed on beaches along the Atlantic Ocean and Gulf of Mexico. In May 2010, almost two years after Hurricane Ike caused significant damage to portions of the upper Texas Gulf Coast, ghost crab populations were measured at the same high- and low-impact sites on the Bolivar Peninsula first examined in May 2006. Line transects were used to determine the width of the beach at both sites. Variables included the number and density of burrows, the diameter of burrow openings, burrow distance to the high- water line, and nearest-neighbor distances. Before the hurricane, the high-impact site experienced significant human activity and disturbance. In 2010, human activity was negligible, beach width had increased by 50% after dunes were washed away, the number of burrows tripled, and nearest-neighbor distances decreased by half, but burrow density did not change. The low-impact site experienced little human activity or beach alteration before or after the hurricane. After the hurricane reshaped the tip of the peninsula, beach width decreased by two-thirds, mean burrow density increased seven-fold, and nearest neighbor distances decreased by one-half. Ghost crabs at both sites were significantly smaller two years after the hurricane.","author":[{"dropping-particle":"","family":"Maccarone","given":"Alan D","non-dropping-particle":"","parse-names":false,"suffix":""},{"dropping-particle":"","family":"Mathews","given":"Patrick L","non-dropping-particle":"","parse-names":false,"suffix":""}],"container-title":"Texas Journal of Science","id":"ITEM-1","issue":"3","issued":{"date-parts":[["2014"]]},"page":"199-210","title":"Changes in ghost crab (Ocypode Quadrata) abundance and distribution at a Texas beach two years after Hurricane Ike","type":"article-journal","volume":"63"},"uris":["http://www.mendeley.com/documents/?uuid=c1d8d1f2-d094-4058-835e-68a31d9919bd"]}],"mendeley":{"formattedCitation":"(Maccarone and Mathews 2014)","plainTextFormattedCitation":"(Maccarone and Mathews 2014)","previouslyFormattedCitation":"(Maccarone and Mathews 2014)"},"properties":{"noteIndex":0},"schema":"https://github.com/citation-style-language/schema/raw/master/csl-citation.json"}</w:instrText>
      </w:r>
      <w:r w:rsidR="00352DB9">
        <w:fldChar w:fldCharType="separate"/>
      </w:r>
      <w:r w:rsidR="00352DB9" w:rsidRPr="00352DB9">
        <w:rPr>
          <w:noProof/>
        </w:rPr>
        <w:t>(Maccarone and Mathews 2014)</w:t>
      </w:r>
      <w:ins w:id="454" w:author="PATRICIA TRAN" w:date="2018-11-26T11:50:00Z">
        <w:r w:rsidR="00352DB9">
          <w:fldChar w:fldCharType="end"/>
        </w:r>
      </w:ins>
      <w:r>
        <w:t xml:space="preserve"> </w:t>
      </w:r>
      <w:del w:id="455" w:author="PATRICIA TRAN" w:date="2018-11-26T11:50:00Z">
        <w:r w:rsidDel="00352DB9">
          <w:delText xml:space="preserve">Maccarone &amp; Matthews (2014) </w:delText>
        </w:r>
      </w:del>
      <w:r>
        <w:t>o</w:t>
      </w:r>
      <w:ins w:id="456" w:author="PATRICIA TRAN" w:date="2018-11-26T11:50:00Z">
        <w:r w:rsidR="00352DB9">
          <w:t>n</w:t>
        </w:r>
      </w:ins>
      <w:del w:id="457" w:author="PATRICIA TRAN" w:date="2018-11-26T11:50:00Z">
        <w:r w:rsidDel="00352DB9">
          <w:delText>f</w:delText>
        </w:r>
      </w:del>
      <w:r>
        <w:t xml:space="preserve"> the changes in ghost crab abundance and distribution at a Texas beach two years after Hurricane Ike (2008), which caused significant damages. The authors measured the number and density of burrows, the diameter of burrows, the distance to the water line and nearest-</w:t>
      </w:r>
      <w:del w:id="458" w:author="PATRICIA TRAN" w:date="2018-11-28T13:55:00Z">
        <w:r w:rsidDel="006B6A0D">
          <w:delText>neighbour</w:delText>
        </w:r>
      </w:del>
      <w:ins w:id="459" w:author="PATRICIA TRAN" w:date="2018-11-28T13:55:00Z">
        <w:r w:rsidR="006B6A0D">
          <w:t>neighbor</w:t>
        </w:r>
      </w:ins>
      <w:r>
        <w:t xml:space="preserve"> distances. The authors compared before and after</w:t>
      </w:r>
      <w:del w:id="460" w:author="PATRICIA TRAN" w:date="2018-11-19T16:46:00Z">
        <w:r w:rsidDel="008248AC">
          <w:delText>s</w:delText>
        </w:r>
      </w:del>
      <w:r>
        <w:t xml:space="preserve"> of a high-impact and low-impact site. On the low-impact site (devoid o</w:t>
      </w:r>
      <w:r w:rsidR="00891730">
        <w:t>f human activity), the hurrican</w:t>
      </w:r>
      <w:r>
        <w:t>e reshaped the tip of the peninsula, beach width decrease by two-thirds, mean burrow density increased by seven-fold, and nearest-</w:t>
      </w:r>
      <w:del w:id="461" w:author="PATRICIA TRAN" w:date="2018-11-28T13:55:00Z">
        <w:r w:rsidDel="006B6A0D">
          <w:delText>neighbour</w:delText>
        </w:r>
        <w:r w:rsidR="00ED791F" w:rsidDel="006B6A0D">
          <w:delText>s</w:delText>
        </w:r>
      </w:del>
      <w:ins w:id="462" w:author="PATRICIA TRAN" w:date="2018-11-28T13:55:00Z">
        <w:r w:rsidR="006B6A0D">
          <w:t>neighbors</w:t>
        </w:r>
      </w:ins>
      <w:r w:rsidR="00ED791F">
        <w:t xml:space="preserve"> distances</w:t>
      </w:r>
      <w:r>
        <w:t xml:space="preserve"> decreased by half. In the recent years, Sapelo Island in Georgia has also been subject to intensive hurricanes such as Irma (2017), however no </w:t>
      </w:r>
      <w:r w:rsidR="00C147E9">
        <w:t>previous study</w:t>
      </w:r>
      <w:ins w:id="463" w:author="PATRICIA TRAN" w:date="2018-11-26T11:27:00Z">
        <w:r w:rsidR="00402AAE">
          <w:t xml:space="preserve"> on ghost crab distribution and abundance</w:t>
        </w:r>
      </w:ins>
      <w:r w:rsidR="00C147E9">
        <w:t xml:space="preserve"> could serve as a</w:t>
      </w:r>
      <w:r>
        <w:t xml:space="preserve"> baseline. With our present study of the distribution of ghost crabs on Sapelo Island, we measured all the variables as in Maccarone &amp; Matthews, and can serve as a useful baseline datasets for future studies looking at post-extreme events ecological shifts. </w:t>
      </w:r>
    </w:p>
    <w:p w14:paraId="2DDD5AF0" w14:textId="77777777" w:rsidR="00402AAE" w:rsidRDefault="00402AAE">
      <w:pPr>
        <w:spacing w:line="276" w:lineRule="auto"/>
        <w:ind w:firstLine="720"/>
        <w:jc w:val="both"/>
        <w:rPr>
          <w:ins w:id="464" w:author="PATRICIA TRAN" w:date="2018-11-26T11:27:00Z"/>
        </w:rPr>
        <w:pPrChange w:id="465" w:author="PATRICIA TRAN" w:date="2018-11-28T11:39:00Z">
          <w:pPr>
            <w:ind w:firstLine="720"/>
          </w:pPr>
        </w:pPrChange>
      </w:pPr>
    </w:p>
    <w:p w14:paraId="5EAFC747" w14:textId="50299AE5" w:rsidR="009B0046" w:rsidRDefault="009B0046">
      <w:pPr>
        <w:spacing w:line="276" w:lineRule="auto"/>
        <w:ind w:firstLine="720"/>
        <w:jc w:val="both"/>
        <w:pPrChange w:id="466" w:author="PATRICIA TRAN" w:date="2018-11-28T11:39:00Z">
          <w:pPr>
            <w:ind w:firstLine="720"/>
          </w:pPr>
        </w:pPrChange>
      </w:pPr>
      <w:r>
        <w:t xml:space="preserve">Future studies would benefit from using this rich dataset to compare historical distribution and activity of ghost crab burrows as a function of the dynamic beach environment. </w:t>
      </w:r>
    </w:p>
    <w:p w14:paraId="505FD940" w14:textId="77777777" w:rsidR="00047961" w:rsidRDefault="00047961">
      <w:pPr>
        <w:spacing w:line="276" w:lineRule="auto"/>
        <w:jc w:val="both"/>
        <w:pPrChange w:id="467" w:author="PATRICIA TRAN" w:date="2018-11-28T11:39:00Z">
          <w:pPr/>
        </w:pPrChange>
      </w:pPr>
    </w:p>
    <w:p w14:paraId="0F0034AC" w14:textId="463DC13D" w:rsidR="00047961" w:rsidRDefault="00047961">
      <w:pPr>
        <w:spacing w:line="276" w:lineRule="auto"/>
        <w:jc w:val="both"/>
        <w:rPr>
          <w:b/>
        </w:rPr>
        <w:pPrChange w:id="468" w:author="PATRICIA TRAN" w:date="2018-11-28T11:39:00Z">
          <w:pPr/>
        </w:pPrChange>
      </w:pPr>
      <w:r>
        <w:rPr>
          <w:b/>
        </w:rPr>
        <w:t>Data availability</w:t>
      </w:r>
    </w:p>
    <w:p w14:paraId="4A2B1036" w14:textId="033CE005" w:rsidR="00047961" w:rsidRPr="00047961" w:rsidRDefault="00047961">
      <w:pPr>
        <w:spacing w:line="276" w:lineRule="auto"/>
        <w:jc w:val="both"/>
        <w:pPrChange w:id="469" w:author="PATRICIA TRAN" w:date="2018-11-28T11:39:00Z">
          <w:pPr/>
        </w:pPrChange>
      </w:pPr>
      <w:r>
        <w:tab/>
      </w:r>
      <w:ins w:id="470" w:author="PATRICIA TRAN" w:date="2018-11-28T14:28:00Z">
        <w:r w:rsidR="008D6325">
          <w:t>Data</w:t>
        </w:r>
      </w:ins>
      <w:del w:id="471" w:author="PATRICIA TRAN" w:date="2018-11-28T13:51:00Z">
        <w:r w:rsidDel="00647B83">
          <w:delText>D</w:delText>
        </w:r>
      </w:del>
      <w:del w:id="472" w:author="PATRICIA TRAN" w:date="2018-11-28T14:28:00Z">
        <w:r w:rsidDel="008D6325">
          <w:delText>ata</w:delText>
        </w:r>
      </w:del>
      <w:r>
        <w:t>,</w:t>
      </w:r>
      <w:ins w:id="473" w:author="PATRICIA TRAN" w:date="2018-11-28T13:51:00Z">
        <w:r w:rsidR="00647B83">
          <w:t xml:space="preserve"> </w:t>
        </w:r>
      </w:ins>
      <w:del w:id="474" w:author="PATRICIA TRAN" w:date="2018-11-28T13:51:00Z">
        <w:r w:rsidDel="00647B83">
          <w:delText xml:space="preserve"> </w:delText>
        </w:r>
      </w:del>
      <w:r>
        <w:t xml:space="preserve">code to generate the analyses and figures for this project are available at: </w:t>
      </w:r>
      <w:r w:rsidR="00506227">
        <w:fldChar w:fldCharType="begin"/>
      </w:r>
      <w:r w:rsidR="00506227">
        <w:instrText xml:space="preserve"> HYPERLINK "https://github.com/patriciatran/ghost-crabs" </w:instrText>
      </w:r>
      <w:r w:rsidR="00506227">
        <w:fldChar w:fldCharType="separate"/>
      </w:r>
      <w:r w:rsidRPr="00743CBF">
        <w:rPr>
          <w:rStyle w:val="Hyperlink"/>
        </w:rPr>
        <w:t>https://github.com/patriciatran/ghost-crabs</w:t>
      </w:r>
      <w:r w:rsidR="00506227">
        <w:rPr>
          <w:rStyle w:val="Hyperlink"/>
        </w:rPr>
        <w:fldChar w:fldCharType="end"/>
      </w:r>
      <w:del w:id="475" w:author="PATRICIA TRAN" w:date="2018-11-28T13:51:00Z">
        <w:r w:rsidDel="00647B83">
          <w:delText xml:space="preserve"> </w:delText>
        </w:r>
      </w:del>
      <w:r>
        <w:t xml:space="preserve">. </w:t>
      </w:r>
      <w:ins w:id="476" w:author="PATRICIA TRAN" w:date="2018-11-28T13:51:00Z">
        <w:r w:rsidR="00647B83">
          <w:t xml:space="preserve">GIS project files, including coordinates of all burrows, are also found there. </w:t>
        </w:r>
      </w:ins>
    </w:p>
    <w:p w14:paraId="46224DC3" w14:textId="77777777" w:rsidR="00FC32AC" w:rsidRDefault="00FC32AC">
      <w:pPr>
        <w:spacing w:line="276" w:lineRule="auto"/>
        <w:ind w:firstLine="720"/>
        <w:jc w:val="both"/>
        <w:pPrChange w:id="477" w:author="PATRICIA TRAN" w:date="2018-11-28T11:39:00Z">
          <w:pPr>
            <w:ind w:firstLine="720"/>
          </w:pPr>
        </w:pPrChange>
      </w:pPr>
    </w:p>
    <w:p w14:paraId="10BA4EAD" w14:textId="3984811C" w:rsidR="00FC32AC" w:rsidRDefault="00ED445F">
      <w:pPr>
        <w:spacing w:line="276" w:lineRule="auto"/>
        <w:jc w:val="both"/>
        <w:rPr>
          <w:b/>
        </w:rPr>
        <w:pPrChange w:id="478" w:author="PATRICIA TRAN" w:date="2018-11-28T11:39:00Z">
          <w:pPr/>
        </w:pPrChange>
      </w:pPr>
      <w:r>
        <w:rPr>
          <w:b/>
        </w:rPr>
        <w:t>Acknowledgments</w:t>
      </w:r>
    </w:p>
    <w:p w14:paraId="2B59E4D1" w14:textId="5F3DF29D" w:rsidR="00ED445F" w:rsidDel="00F40F2D" w:rsidRDefault="00ED445F">
      <w:pPr>
        <w:spacing w:line="276" w:lineRule="auto"/>
        <w:jc w:val="both"/>
        <w:rPr>
          <w:del w:id="479" w:author="PATRICIA TRAN" w:date="2018-11-19T17:05:00Z"/>
        </w:rPr>
        <w:pPrChange w:id="480" w:author="PATRICIA TRAN" w:date="2018-11-28T11:39:00Z">
          <w:pPr/>
        </w:pPrChange>
      </w:pPr>
      <w:r>
        <w:tab/>
        <w:t xml:space="preserve">I would like to thank Professors </w:t>
      </w:r>
      <w:ins w:id="481" w:author="PATRICIA TRAN" w:date="2018-11-19T17:06:00Z">
        <w:r w:rsidR="00434B10">
          <w:t xml:space="preserve">E. </w:t>
        </w:r>
      </w:ins>
      <w:del w:id="482" w:author="PATRICIA TRAN" w:date="2018-11-19T17:06:00Z">
        <w:r w:rsidDel="00434B10">
          <w:delText>E.</w:delText>
        </w:r>
      </w:del>
      <w:r>
        <w:t>H. Stanley and C. Gratton for their assistance</w:t>
      </w:r>
      <w:r w:rsidR="004918E9">
        <w:t xml:space="preserve"> throughout the course, Professor E.H. Stanley for assisting in the field, </w:t>
      </w:r>
      <w:ins w:id="483" w:author="PATRICIA TRAN" w:date="2018-11-19T17:06:00Z">
        <w:r w:rsidR="00434B10">
          <w:t xml:space="preserve">and </w:t>
        </w:r>
      </w:ins>
      <w:r w:rsidR="004918E9">
        <w:t>fellow graduate student B. Martin f</w:t>
      </w:r>
      <w:r w:rsidR="004271E9">
        <w:t>or assistance with GIS analyses. I would also like to thank the</w:t>
      </w:r>
      <w:r w:rsidR="004918E9">
        <w:t xml:space="preserve"> University of Georgia Marine Institute for providing </w:t>
      </w:r>
      <w:del w:id="484" w:author="PATRICIA TRAN" w:date="2018-11-19T17:06:00Z">
        <w:r w:rsidR="004918E9" w:rsidDel="00434B10">
          <w:delText xml:space="preserve">facilities </w:delText>
        </w:r>
      </w:del>
      <w:ins w:id="485" w:author="PATRICIA TRAN" w:date="2018-11-19T17:06:00Z">
        <w:r w:rsidR="00434B10">
          <w:t xml:space="preserve">lab space and lodging </w:t>
        </w:r>
      </w:ins>
      <w:r w:rsidR="004271E9">
        <w:t>during the fieldwork session</w:t>
      </w:r>
      <w:r w:rsidR="004918E9">
        <w:t>,</w:t>
      </w:r>
      <w:ins w:id="486" w:author="PATRICIA TRAN" w:date="2018-11-19T17:07:00Z">
        <w:r w:rsidR="00434B10">
          <w:t xml:space="preserve"> and</w:t>
        </w:r>
      </w:ins>
      <w:r w:rsidR="004918E9">
        <w:t xml:space="preserve"> the </w:t>
      </w:r>
      <w:r w:rsidR="004271E9">
        <w:t xml:space="preserve">United States </w:t>
      </w:r>
      <w:r w:rsidR="004918E9">
        <w:t>Sea</w:t>
      </w:r>
      <w:r w:rsidR="00DC5721">
        <w:t xml:space="preserve"> Grant</w:t>
      </w:r>
      <w:r w:rsidR="004271E9">
        <w:t xml:space="preserve"> Program</w:t>
      </w:r>
      <w:r w:rsidR="00DC5721">
        <w:t xml:space="preserve"> for contributing </w:t>
      </w:r>
      <w:r w:rsidR="004271E9">
        <w:t>funds</w:t>
      </w:r>
      <w:r w:rsidR="00202A0D">
        <w:t xml:space="preserve"> for </w:t>
      </w:r>
      <w:del w:id="487" w:author="PATRICIA TRAN" w:date="2018-11-19T17:05:00Z">
        <w:r w:rsidR="004271E9" w:rsidDel="00434B10">
          <w:delText>this course.</w:delText>
        </w:r>
      </w:del>
      <w:ins w:id="488" w:author="PATRICIA TRAN" w:date="2018-11-19T17:05:00Z">
        <w:r w:rsidR="00434B10">
          <w:t xml:space="preserve">the Zoology 750 Problems in Oceanography course at UW-Madison, under which this research project was part of. </w:t>
        </w:r>
      </w:ins>
      <w:r w:rsidR="004271E9">
        <w:t xml:space="preserve"> </w:t>
      </w:r>
    </w:p>
    <w:p w14:paraId="1836E0AF" w14:textId="69220003" w:rsidR="00F40F2D" w:rsidRDefault="00F40F2D">
      <w:pPr>
        <w:rPr>
          <w:ins w:id="489" w:author="PATRICIA TRAN" w:date="2018-11-28T13:44:00Z"/>
        </w:rPr>
      </w:pPr>
      <w:ins w:id="490" w:author="PATRICIA TRAN" w:date="2018-11-28T13:44:00Z">
        <w:r>
          <w:br w:type="page"/>
        </w:r>
      </w:ins>
    </w:p>
    <w:p w14:paraId="6FBBB6CB" w14:textId="3E46AC01" w:rsidR="00F40F2D" w:rsidRPr="00647B83" w:rsidRDefault="00F40F2D">
      <w:pPr>
        <w:spacing w:line="276" w:lineRule="auto"/>
        <w:jc w:val="center"/>
        <w:rPr>
          <w:ins w:id="491" w:author="PATRICIA TRAN" w:date="2018-11-28T13:44:00Z"/>
          <w:b/>
          <w:rPrChange w:id="492" w:author="PATRICIA TRAN" w:date="2018-11-28T13:52:00Z">
            <w:rPr>
              <w:ins w:id="493" w:author="PATRICIA TRAN" w:date="2018-11-28T13:44:00Z"/>
            </w:rPr>
          </w:rPrChange>
        </w:rPr>
        <w:pPrChange w:id="494" w:author="PATRICIA TRAN" w:date="2018-11-28T13:44:00Z">
          <w:pPr/>
        </w:pPrChange>
      </w:pPr>
      <w:ins w:id="495" w:author="PATRICIA TRAN" w:date="2018-11-28T13:44:00Z">
        <w:r w:rsidRPr="00647B83">
          <w:rPr>
            <w:b/>
            <w:rPrChange w:id="496" w:author="PATRICIA TRAN" w:date="2018-11-28T13:52:00Z">
              <w:rPr/>
            </w:rPrChange>
          </w:rPr>
          <w:t>Literature Cited</w:t>
        </w:r>
      </w:ins>
    </w:p>
    <w:p w14:paraId="0E0BFF2D" w14:textId="77777777" w:rsidR="00F40F2D" w:rsidRDefault="00F40F2D">
      <w:pPr>
        <w:spacing w:line="276" w:lineRule="auto"/>
        <w:jc w:val="center"/>
        <w:rPr>
          <w:ins w:id="497" w:author="PATRICIA TRAN" w:date="2018-11-28T13:44:00Z"/>
        </w:rPr>
        <w:pPrChange w:id="498" w:author="PATRICIA TRAN" w:date="2018-11-28T13:44:00Z">
          <w:pPr/>
        </w:pPrChange>
      </w:pPr>
    </w:p>
    <w:p w14:paraId="00D92353" w14:textId="449CA588" w:rsidR="0072011B" w:rsidRPr="0072011B" w:rsidRDefault="00F40F2D" w:rsidP="0072011B">
      <w:pPr>
        <w:widowControl w:val="0"/>
        <w:autoSpaceDE w:val="0"/>
        <w:autoSpaceDN w:val="0"/>
        <w:adjustRightInd w:val="0"/>
        <w:ind w:left="480" w:hanging="480"/>
        <w:rPr>
          <w:rFonts w:eastAsia="Times New Roman"/>
          <w:noProof/>
        </w:rPr>
      </w:pPr>
      <w:ins w:id="499" w:author="PATRICIA TRAN" w:date="2018-11-28T13:44:00Z">
        <w:r>
          <w:fldChar w:fldCharType="begin" w:fldLock="1"/>
        </w:r>
        <w:r>
          <w:instrText xml:space="preserve">ADDIN Mendeley Bibliography CSL_BIBLIOGRAPHY </w:instrText>
        </w:r>
      </w:ins>
      <w:r>
        <w:fldChar w:fldCharType="separate"/>
      </w:r>
      <w:r w:rsidR="0072011B" w:rsidRPr="0072011B">
        <w:rPr>
          <w:rFonts w:eastAsia="Times New Roman"/>
          <w:noProof/>
        </w:rPr>
        <w:t>Frey, R. W., and T. V. Mayou. 1971. Decapod burrows in the Holocene Barrier Island Beaches and Washover Fans, Georgia. Senckenbergiana maritima 3:53–77.</w:t>
      </w:r>
    </w:p>
    <w:p w14:paraId="252CD9BB"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Gül, M. R., and B. D. Griffen. 2018. A Reliable Bioindicator of Anthropogenic Impact on the Coast of South Carolina A Reliable Bioindicator of Anthropogenic Impact on the Coast of South Carolina. Southeastern Naturalist 17:357–364.</w:t>
      </w:r>
    </w:p>
    <w:p w14:paraId="44A9A5B7"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Hereward, H. F. R., L. K. Gentle, N. D. Ray, and R. D. Sluka. 2017. Ghost crab burrow density at Watamu Marine National Park: An indicator of the impact of urbanisation and associated disturbance? African Journal of Marine Science 39:129–133.</w:t>
      </w:r>
    </w:p>
    <w:p w14:paraId="3B472719"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Hill, G. W., and R. E. Hunter. 1973. Burrows of the ghost crab Ocypode quadrate (Fabricus) on the barrier islands, South-Central Texas Coast. Journal of Sedimentary Petrology 43:24–30.</w:t>
      </w:r>
    </w:p>
    <w:p w14:paraId="33B3C280"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Lucrezi, S. 2015. Ghost crab populations respond to changing morphodynamic and habitat properties on sandy beaches. Acta Oecologica 62:18–31.</w:t>
      </w:r>
    </w:p>
    <w:p w14:paraId="123968DE"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Lucrezi, S., T. A. Schlacher, and S. Walker. 2009. Monitoring human impacts on sandy shore ecosystems: A test of ghost crabs (Ocypode spp.) as biological indicators on an urban beach. Environmental Monitoring and Assessment 152:413–424.</w:t>
      </w:r>
    </w:p>
    <w:p w14:paraId="3F78C140"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Maccarone, A. D., and P. L. Mathews. 2014. Changes in ghost crab (Ocypode Quadrata) abundance and distribution at a Texas beach two years after Hurricane Ike. Texas Journal of Science 63:199–210.</w:t>
      </w:r>
    </w:p>
    <w:p w14:paraId="169A7B5C"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Schoeman, D. S., T. A. Schlacher, A. R. Jones, A. Murray, C. M. Huijbers, A. D. Olds, and R. M. Connolly. 2015. Edging along a warming coast: A range extension for a common sandy beach crab. PLoS ONE 10:1–13.</w:t>
      </w:r>
    </w:p>
    <w:p w14:paraId="3F7B3A5C"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de Souza, G. N., C. A. G. Oliveira, A. S. Tardem, and A. Soares-Gomes. 2017. Counting and measuring ghost crab burrows as a way to assess the environmental quality of beaches. Ocean and Coastal Management 140:1–10.</w:t>
      </w:r>
    </w:p>
    <w:p w14:paraId="757AAF44"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Strachan, P. H., R. C. Smith, D. A. B. Hamilton, and A. C. Taylor. 1999. Studies on the ecology and behaviour of the ghost crab, Ocypode cursor ( L .) in northern Cyprus . Behaviour 63:51–60.</w:t>
      </w:r>
    </w:p>
    <w:p w14:paraId="7EA2A75B"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Suciu, M. C., D. C. Tavares, and I. R. Zalmon. 2018. Comparative evaluation of crustaceans as bioindicators of human impact on Brazilian sandy beaches. Journal of Crustacean Biology 38:420–428.</w:t>
      </w:r>
    </w:p>
    <w:p w14:paraId="40FB3E60" w14:textId="77777777" w:rsidR="0072011B" w:rsidRPr="0072011B" w:rsidRDefault="0072011B" w:rsidP="0072011B">
      <w:pPr>
        <w:widowControl w:val="0"/>
        <w:autoSpaceDE w:val="0"/>
        <w:autoSpaceDN w:val="0"/>
        <w:adjustRightInd w:val="0"/>
        <w:ind w:left="480" w:hanging="480"/>
        <w:rPr>
          <w:rFonts w:eastAsia="Times New Roman"/>
          <w:noProof/>
        </w:rPr>
      </w:pPr>
      <w:r w:rsidRPr="0072011B">
        <w:rPr>
          <w:rFonts w:eastAsia="Times New Roman"/>
          <w:noProof/>
        </w:rPr>
        <w:t>Tewfik, A., S. S. Bell, K. S. McCann, and K. Morrow. 2016. Predator diet and trophic position modified with altered habitat morphology. PLoS ONE 11:1–22.</w:t>
      </w:r>
    </w:p>
    <w:p w14:paraId="0194CD82" w14:textId="77777777" w:rsidR="0072011B" w:rsidRPr="0072011B" w:rsidRDefault="0072011B" w:rsidP="0072011B">
      <w:pPr>
        <w:widowControl w:val="0"/>
        <w:autoSpaceDE w:val="0"/>
        <w:autoSpaceDN w:val="0"/>
        <w:adjustRightInd w:val="0"/>
        <w:ind w:left="480" w:hanging="480"/>
        <w:rPr>
          <w:noProof/>
        </w:rPr>
      </w:pPr>
      <w:r w:rsidRPr="0072011B">
        <w:rPr>
          <w:rFonts w:eastAsia="Times New Roman"/>
          <w:noProof/>
        </w:rPr>
        <w:t>Watson, G. S., E. A. Gregory, C. Johnstone, M. Berlino, D. W. Green, N. R. Peterson, D. S. Schoeman, and J. A. Watson. 2018. Like night and day: Reversals of thermal gradients across ghost crab burrows and their implications for thermal ecology. Estuarine, Coastal and Shelf Science 203:127–136.</w:t>
      </w:r>
    </w:p>
    <w:p w14:paraId="01F629D7" w14:textId="77777777" w:rsidR="0072011B" w:rsidRDefault="00F40F2D" w:rsidP="0072011B">
      <w:pPr>
        <w:widowControl w:val="0"/>
        <w:autoSpaceDE w:val="0"/>
        <w:autoSpaceDN w:val="0"/>
        <w:adjustRightInd w:val="0"/>
        <w:ind w:left="480" w:hanging="480"/>
        <w:rPr>
          <w:ins w:id="500" w:author="PATRICIA TRAN" w:date="2018-12-03T18:38:00Z"/>
        </w:rPr>
      </w:pPr>
      <w:ins w:id="501" w:author="PATRICIA TRAN" w:date="2018-11-28T13:44:00Z">
        <w:r>
          <w:fldChar w:fldCharType="end"/>
        </w:r>
      </w:ins>
    </w:p>
    <w:p w14:paraId="040F883A" w14:textId="77777777" w:rsidR="0072011B" w:rsidRDefault="0072011B">
      <w:pPr>
        <w:rPr>
          <w:ins w:id="502" w:author="PATRICIA TRAN" w:date="2018-12-03T18:38:00Z"/>
        </w:rPr>
      </w:pPr>
      <w:ins w:id="503" w:author="PATRICIA TRAN" w:date="2018-12-03T18:38:00Z">
        <w:r>
          <w:br w:type="page"/>
        </w:r>
      </w:ins>
    </w:p>
    <w:p w14:paraId="5C4771AB" w14:textId="5BAFD873" w:rsidR="00DF210B" w:rsidRPr="009F286C" w:rsidRDefault="00DF210B" w:rsidP="0072011B">
      <w:pPr>
        <w:widowControl w:val="0"/>
        <w:autoSpaceDE w:val="0"/>
        <w:autoSpaceDN w:val="0"/>
        <w:adjustRightInd w:val="0"/>
        <w:ind w:left="480" w:hanging="480"/>
        <w:jc w:val="center"/>
        <w:rPr>
          <w:ins w:id="504" w:author="PATRICIA TRAN" w:date="2018-12-02T12:02:00Z"/>
          <w:b/>
          <w:rPrChange w:id="505" w:author="PATRICIA TRAN" w:date="2018-12-02T12:03:00Z">
            <w:rPr>
              <w:ins w:id="506" w:author="PATRICIA TRAN" w:date="2018-12-02T12:02:00Z"/>
            </w:rPr>
          </w:rPrChange>
        </w:rPr>
        <w:pPrChange w:id="507" w:author="PATRICIA TRAN" w:date="2018-12-03T18:38:00Z">
          <w:pPr/>
        </w:pPrChange>
      </w:pPr>
      <w:ins w:id="508" w:author="PATRICIA TRAN" w:date="2018-12-02T12:02:00Z">
        <w:r w:rsidRPr="009F286C">
          <w:rPr>
            <w:b/>
            <w:rPrChange w:id="509" w:author="PATRICIA TRAN" w:date="2018-12-02T12:03:00Z">
              <w:rPr/>
            </w:rPrChange>
          </w:rPr>
          <w:t>Figures</w:t>
        </w:r>
      </w:ins>
    </w:p>
    <w:p w14:paraId="3301D65F" w14:textId="77777777" w:rsidR="00DF210B" w:rsidRDefault="00DF210B">
      <w:pPr>
        <w:widowControl w:val="0"/>
        <w:autoSpaceDE w:val="0"/>
        <w:autoSpaceDN w:val="0"/>
        <w:adjustRightInd w:val="0"/>
        <w:ind w:left="480" w:hanging="480"/>
        <w:rPr>
          <w:ins w:id="510" w:author="PATRICIA TRAN" w:date="2018-12-02T12:02:00Z"/>
        </w:rPr>
        <w:pPrChange w:id="511" w:author="PATRICIA TRAN" w:date="2018-12-02T12:02:00Z">
          <w:pPr/>
        </w:pPrChange>
      </w:pPr>
    </w:p>
    <w:p w14:paraId="1D6AD3BF" w14:textId="370FF0A4" w:rsidR="00DF210B" w:rsidRDefault="009F286C">
      <w:pPr>
        <w:widowControl w:val="0"/>
        <w:autoSpaceDE w:val="0"/>
        <w:autoSpaceDN w:val="0"/>
        <w:adjustRightInd w:val="0"/>
        <w:ind w:left="480" w:hanging="480"/>
        <w:jc w:val="center"/>
        <w:rPr>
          <w:ins w:id="512" w:author="PATRICIA TRAN" w:date="2018-12-02T12:02:00Z"/>
        </w:rPr>
        <w:pPrChange w:id="513" w:author="PATRICIA TRAN" w:date="2018-12-03T10:48:00Z">
          <w:pPr/>
        </w:pPrChange>
      </w:pPr>
      <w:ins w:id="514" w:author="PATRICIA TRAN" w:date="2018-12-02T12:03:00Z">
        <w:r w:rsidRPr="009F286C">
          <w:rPr>
            <w:noProof/>
          </w:rPr>
          <w:drawing>
            <wp:inline distT="0" distB="0" distL="0" distR="0" wp14:anchorId="798F8789" wp14:editId="283D2875">
              <wp:extent cx="5118735" cy="300397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extLst>
                          <a:ext uri="{28A0092B-C50C-407E-A947-70E740481C1C}">
                            <a14:useLocalDpi xmlns:a14="http://schemas.microsoft.com/office/drawing/2010/main" val="0"/>
                          </a:ext>
                        </a:extLst>
                      </a:blip>
                      <a:srcRect l="19231" t="26437" r="14315" b="43423"/>
                      <a:stretch/>
                    </pic:blipFill>
                    <pic:spPr>
                      <a:xfrm>
                        <a:off x="0" y="0"/>
                        <a:ext cx="5121390" cy="3005534"/>
                      </a:xfrm>
                      <a:prstGeom prst="rect">
                        <a:avLst/>
                      </a:prstGeom>
                    </pic:spPr>
                  </pic:pic>
                </a:graphicData>
              </a:graphic>
            </wp:inline>
          </w:drawing>
        </w:r>
      </w:ins>
    </w:p>
    <w:p w14:paraId="580CA6FE" w14:textId="4A74C7AC" w:rsidR="009F286C" w:rsidRDefault="009F286C" w:rsidP="009F286C">
      <w:pPr>
        <w:widowControl w:val="0"/>
        <w:autoSpaceDE w:val="0"/>
        <w:autoSpaceDN w:val="0"/>
        <w:adjustRightInd w:val="0"/>
        <w:ind w:left="480" w:hanging="480"/>
        <w:rPr>
          <w:ins w:id="515" w:author="PATRICIA TRAN" w:date="2018-12-02T12:03:00Z"/>
        </w:rPr>
      </w:pPr>
      <w:ins w:id="516" w:author="PATRICIA TRAN" w:date="2018-12-02T12:03:00Z">
        <w:r w:rsidRPr="009F286C">
          <w:rPr>
            <w:b/>
            <w:rPrChange w:id="517" w:author="PATRICIA TRAN" w:date="2018-12-02T12:03:00Z">
              <w:rPr/>
            </w:rPrChange>
          </w:rPr>
          <w:t>Figure 1.</w:t>
        </w:r>
        <w:r>
          <w:t xml:space="preserve"> Map of Nanny Goat Beach, on Sapelo Island. Each point represents a ghost-crab burrow that was measured</w:t>
        </w:r>
      </w:ins>
      <w:ins w:id="518" w:author="PATRICIA TRAN" w:date="2018-12-02T12:07:00Z">
        <w:r w:rsidR="00CB2AA6">
          <w:t xml:space="preserve"> (</w:t>
        </w:r>
      </w:ins>
      <w:ins w:id="519" w:author="PATRICIA TRAN" w:date="2018-12-02T12:08:00Z">
        <w:r w:rsidR="00CB2AA6">
          <w:t>N=523)</w:t>
        </w:r>
      </w:ins>
      <w:ins w:id="520" w:author="PATRICIA TRAN" w:date="2018-12-02T12:03:00Z">
        <w:r>
          <w:t>, where red are those located on the dunes</w:t>
        </w:r>
      </w:ins>
      <w:ins w:id="521" w:author="PATRICIA TRAN" w:date="2018-12-02T12:08:00Z">
        <w:r w:rsidR="00CB2AA6">
          <w:t xml:space="preserve"> (N=264)</w:t>
        </w:r>
      </w:ins>
      <w:ins w:id="522" w:author="PATRICIA TRAN" w:date="2018-12-02T12:03:00Z">
        <w:r>
          <w:t>, and orange are those located on the beach</w:t>
        </w:r>
      </w:ins>
      <w:ins w:id="523" w:author="PATRICIA TRAN" w:date="2018-12-02T12:08:00Z">
        <w:r w:rsidR="00CB2AA6">
          <w:t xml:space="preserve"> (N=259)</w:t>
        </w:r>
      </w:ins>
      <w:ins w:id="524" w:author="PATRICIA TRAN" w:date="2018-12-02T12:03:00Z">
        <w:r>
          <w:t>.</w:t>
        </w:r>
      </w:ins>
    </w:p>
    <w:p w14:paraId="786F55C8" w14:textId="77777777" w:rsidR="009F286C" w:rsidRDefault="009F286C" w:rsidP="009F286C">
      <w:pPr>
        <w:widowControl w:val="0"/>
        <w:autoSpaceDE w:val="0"/>
        <w:autoSpaceDN w:val="0"/>
        <w:adjustRightInd w:val="0"/>
        <w:ind w:left="480" w:hanging="480"/>
        <w:rPr>
          <w:ins w:id="525" w:author="PATRICIA TRAN" w:date="2018-12-02T12:03:00Z"/>
        </w:rPr>
      </w:pPr>
    </w:p>
    <w:p w14:paraId="623ACEFE" w14:textId="6D07A450" w:rsidR="009F286C" w:rsidRDefault="009F286C" w:rsidP="009F286C">
      <w:pPr>
        <w:widowControl w:val="0"/>
        <w:autoSpaceDE w:val="0"/>
        <w:autoSpaceDN w:val="0"/>
        <w:adjustRightInd w:val="0"/>
        <w:ind w:left="480" w:hanging="480"/>
        <w:rPr>
          <w:ins w:id="526" w:author="PATRICIA TRAN" w:date="2018-12-02T12:03:00Z"/>
        </w:rPr>
      </w:pPr>
      <w:ins w:id="527" w:author="PATRICIA TRAN" w:date="2018-12-02T12:03:00Z">
        <w:r w:rsidRPr="009F286C">
          <w:rPr>
            <w:noProof/>
          </w:rPr>
          <w:drawing>
            <wp:inline distT="0" distB="0" distL="0" distR="0" wp14:anchorId="593775FD" wp14:editId="133E591B">
              <wp:extent cx="5943600" cy="3757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7930"/>
                      </a:xfrm>
                      <a:prstGeom prst="rect">
                        <a:avLst/>
                      </a:prstGeom>
                    </pic:spPr>
                  </pic:pic>
                </a:graphicData>
              </a:graphic>
            </wp:inline>
          </w:drawing>
        </w:r>
      </w:ins>
    </w:p>
    <w:p w14:paraId="2D45AB80" w14:textId="5C328394" w:rsidR="009F286C" w:rsidRDefault="009F286C" w:rsidP="009F286C">
      <w:pPr>
        <w:widowControl w:val="0"/>
        <w:autoSpaceDE w:val="0"/>
        <w:autoSpaceDN w:val="0"/>
        <w:adjustRightInd w:val="0"/>
        <w:ind w:left="480" w:hanging="480"/>
        <w:rPr>
          <w:ins w:id="528" w:author="PATRICIA TRAN" w:date="2018-12-03T18:42:00Z"/>
        </w:rPr>
      </w:pPr>
      <w:ins w:id="529" w:author="PATRICIA TRAN" w:date="2018-12-02T12:03:00Z">
        <w:r w:rsidRPr="009F286C">
          <w:rPr>
            <w:b/>
            <w:rPrChange w:id="530" w:author="PATRICIA TRAN" w:date="2018-12-02T12:04:00Z">
              <w:rPr/>
            </w:rPrChange>
          </w:rPr>
          <w:t>Figure 2.</w:t>
        </w:r>
        <w:r>
          <w:t xml:space="preserve"> Scatter plot of the relationship between height and widths of the burrows.</w:t>
        </w:r>
      </w:ins>
    </w:p>
    <w:p w14:paraId="5A27A17B" w14:textId="77777777" w:rsidR="003B3A36" w:rsidRDefault="003B3A36" w:rsidP="009F286C">
      <w:pPr>
        <w:widowControl w:val="0"/>
        <w:autoSpaceDE w:val="0"/>
        <w:autoSpaceDN w:val="0"/>
        <w:adjustRightInd w:val="0"/>
        <w:ind w:left="480" w:hanging="480"/>
        <w:rPr>
          <w:ins w:id="531" w:author="PATRICIA TRAN" w:date="2018-12-03T18:42:00Z"/>
        </w:rPr>
      </w:pPr>
    </w:p>
    <w:p w14:paraId="6E8F947D" w14:textId="3A9E58A1" w:rsidR="003B3A36" w:rsidRDefault="003B3A36" w:rsidP="009F286C">
      <w:pPr>
        <w:widowControl w:val="0"/>
        <w:autoSpaceDE w:val="0"/>
        <w:autoSpaceDN w:val="0"/>
        <w:adjustRightInd w:val="0"/>
        <w:ind w:left="480" w:hanging="480"/>
        <w:rPr>
          <w:ins w:id="532" w:author="PATRICIA TRAN" w:date="2018-12-03T18:42:00Z"/>
        </w:rPr>
      </w:pPr>
      <w:ins w:id="533" w:author="PATRICIA TRAN" w:date="2018-12-03T18:42:00Z">
        <w:r w:rsidRPr="003B3A36">
          <w:drawing>
            <wp:inline distT="0" distB="0" distL="0" distR="0" wp14:anchorId="67BAF852" wp14:editId="05134C46">
              <wp:extent cx="6033135" cy="3189311"/>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193" cy="3190399"/>
                      </a:xfrm>
                      <a:prstGeom prst="rect">
                        <a:avLst/>
                      </a:prstGeom>
                    </pic:spPr>
                  </pic:pic>
                </a:graphicData>
              </a:graphic>
            </wp:inline>
          </w:drawing>
        </w:r>
      </w:ins>
    </w:p>
    <w:p w14:paraId="6C32CDDE" w14:textId="2565F82A" w:rsidR="003B3A36" w:rsidRDefault="003B3A36" w:rsidP="003B3A36">
      <w:pPr>
        <w:widowControl w:val="0"/>
        <w:autoSpaceDE w:val="0"/>
        <w:autoSpaceDN w:val="0"/>
        <w:adjustRightInd w:val="0"/>
        <w:rPr>
          <w:ins w:id="534" w:author="PATRICIA TRAN" w:date="2018-12-02T12:04:00Z"/>
        </w:rPr>
      </w:pPr>
      <w:ins w:id="535" w:author="PATRICIA TRAN" w:date="2018-12-03T18:42:00Z">
        <w:r w:rsidRPr="003B3A36">
          <w:rPr>
            <w:b/>
            <w:rPrChange w:id="536" w:author="PATRICIA TRAN" w:date="2018-12-03T18:43:00Z">
              <w:rPr/>
            </w:rPrChange>
          </w:rPr>
          <w:t>Figure 3. A. and B.</w:t>
        </w:r>
        <w:r>
          <w:t xml:space="preserve"> Histogram of number of burrows for each size category. </w:t>
        </w:r>
        <w:r w:rsidRPr="003B3A36">
          <w:rPr>
            <w:b/>
            <w:rPrChange w:id="537" w:author="PATRICIA TRAN" w:date="2018-12-03T18:43:00Z">
              <w:rPr/>
            </w:rPrChange>
          </w:rPr>
          <w:t>C.</w:t>
        </w:r>
        <w:r>
          <w:t xml:space="preserve"> </w:t>
        </w:r>
      </w:ins>
      <w:ins w:id="538" w:author="PATRICIA TRAN" w:date="2018-12-03T18:43:00Z">
        <w:r>
          <w:t xml:space="preserve">Boxplot showing the area of the opening of the burrows between the beach and dunes. </w:t>
        </w:r>
      </w:ins>
    </w:p>
    <w:p w14:paraId="18EEB1CA" w14:textId="77777777" w:rsidR="009F286C" w:rsidRDefault="009F286C" w:rsidP="009F286C">
      <w:pPr>
        <w:widowControl w:val="0"/>
        <w:autoSpaceDE w:val="0"/>
        <w:autoSpaceDN w:val="0"/>
        <w:adjustRightInd w:val="0"/>
        <w:ind w:left="480" w:hanging="480"/>
        <w:rPr>
          <w:ins w:id="539" w:author="PATRICIA TRAN" w:date="2018-12-02T12:04:00Z"/>
        </w:rPr>
      </w:pPr>
    </w:p>
    <w:p w14:paraId="182750E0" w14:textId="3E80A0E1" w:rsidR="009F286C" w:rsidRDefault="009F286C" w:rsidP="009F286C">
      <w:pPr>
        <w:widowControl w:val="0"/>
        <w:autoSpaceDE w:val="0"/>
        <w:autoSpaceDN w:val="0"/>
        <w:adjustRightInd w:val="0"/>
        <w:ind w:left="480" w:hanging="480"/>
        <w:rPr>
          <w:ins w:id="540" w:author="PATRICIA TRAN" w:date="2018-12-02T12:03:00Z"/>
        </w:rPr>
      </w:pPr>
    </w:p>
    <w:p w14:paraId="52A8B365" w14:textId="5C9D664F" w:rsidR="009B0046" w:rsidRPr="00F40F2D" w:rsidDel="00DF210B" w:rsidRDefault="009B0046">
      <w:pPr>
        <w:widowControl w:val="0"/>
        <w:autoSpaceDE w:val="0"/>
        <w:autoSpaceDN w:val="0"/>
        <w:adjustRightInd w:val="0"/>
        <w:ind w:left="480" w:hanging="480"/>
        <w:rPr>
          <w:del w:id="541" w:author="PATRICIA TRAN" w:date="2018-12-02T12:02:00Z"/>
          <w:rPrChange w:id="542" w:author="PATRICIA TRAN" w:date="2018-11-28T13:44:00Z">
            <w:rPr>
              <w:del w:id="543" w:author="PATRICIA TRAN" w:date="2018-12-02T12:02:00Z"/>
              <w:b/>
            </w:rPr>
          </w:rPrChange>
        </w:rPr>
        <w:pPrChange w:id="544" w:author="PATRICIA TRAN" w:date="2018-11-28T13:44:00Z">
          <w:pPr/>
        </w:pPrChange>
      </w:pPr>
      <w:del w:id="545" w:author="PATRICIA TRAN" w:date="2018-11-28T13:44:00Z">
        <w:r w:rsidDel="00F40F2D">
          <w:rPr>
            <w:b/>
          </w:rPr>
          <w:br w:type="page"/>
        </w:r>
      </w:del>
    </w:p>
    <w:p w14:paraId="079A6EDA" w14:textId="4D45E865" w:rsidR="00080FE7" w:rsidRDefault="00080FE7">
      <w:pPr>
        <w:rPr>
          <w:ins w:id="546" w:author="PATRICIA TRAN" w:date="2018-12-02T12:14:00Z"/>
          <w:b/>
        </w:rPr>
      </w:pPr>
    </w:p>
    <w:p w14:paraId="6C7E97DA" w14:textId="70101E73" w:rsidR="00080FE7" w:rsidRDefault="00080FE7">
      <w:pPr>
        <w:jc w:val="center"/>
        <w:rPr>
          <w:ins w:id="547" w:author="PATRICIA TRAN" w:date="2018-12-02T12:14:00Z"/>
          <w:b/>
        </w:rPr>
        <w:pPrChange w:id="548" w:author="PATRICIA TRAN" w:date="2018-12-02T12:15:00Z">
          <w:pPr/>
        </w:pPrChange>
      </w:pPr>
      <w:ins w:id="549" w:author="PATRICIA TRAN" w:date="2018-12-02T12:15:00Z">
        <w:r w:rsidRPr="00080FE7">
          <w:rPr>
            <w:b/>
            <w:noProof/>
            <w:rPrChange w:id="550" w:author="Unknown">
              <w:rPr>
                <w:noProof/>
              </w:rPr>
            </w:rPrChange>
          </w:rPr>
          <w:drawing>
            <wp:inline distT="0" distB="0" distL="0" distR="0" wp14:anchorId="356D1FF5" wp14:editId="270C9A0A">
              <wp:extent cx="5092065" cy="3696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227" cy="3699120"/>
                      </a:xfrm>
                      <a:prstGeom prst="rect">
                        <a:avLst/>
                      </a:prstGeom>
                    </pic:spPr>
                  </pic:pic>
                </a:graphicData>
              </a:graphic>
            </wp:inline>
          </w:drawing>
        </w:r>
      </w:ins>
    </w:p>
    <w:p w14:paraId="48BF1DC2" w14:textId="77777777" w:rsidR="007D4495" w:rsidRDefault="00080FE7">
      <w:pPr>
        <w:rPr>
          <w:ins w:id="551" w:author="PATRICIA TRAN" w:date="2018-12-02T12:17:00Z"/>
        </w:rPr>
      </w:pPr>
      <w:ins w:id="552" w:author="PATRICIA TRAN" w:date="2018-12-02T12:14:00Z">
        <w:r w:rsidRPr="00080FE7">
          <w:rPr>
            <w:b/>
          </w:rPr>
          <w:t>Figure 4.</w:t>
        </w:r>
        <w:r w:rsidRPr="00080FE7">
          <w:rPr>
            <w:rPrChange w:id="553" w:author="PATRICIA TRAN" w:date="2018-12-02T12:14:00Z">
              <w:rPr>
                <w:b/>
              </w:rPr>
            </w:rPrChange>
          </w:rPr>
          <w:t xml:space="preserve"> Number of burrows</w:t>
        </w:r>
      </w:ins>
      <w:ins w:id="554" w:author="PATRICIA TRAN" w:date="2018-12-02T12:15:00Z">
        <w:r>
          <w:t xml:space="preserve"> observed</w:t>
        </w:r>
      </w:ins>
      <w:ins w:id="555" w:author="PATRICIA TRAN" w:date="2018-12-02T12:14:00Z">
        <w:r w:rsidRPr="00080FE7">
          <w:rPr>
            <w:rPrChange w:id="556" w:author="PATRICIA TRAN" w:date="2018-12-02T12:14:00Z">
              <w:rPr>
                <w:b/>
              </w:rPr>
            </w:rPrChange>
          </w:rPr>
          <w:t xml:space="preserve"> </w:t>
        </w:r>
        <w:r>
          <w:t>at each activity scale</w:t>
        </w:r>
      </w:ins>
      <w:ins w:id="557" w:author="PATRICIA TRAN" w:date="2018-12-02T12:15:00Z">
        <w:r>
          <w:t xml:space="preserve">. </w:t>
        </w:r>
      </w:ins>
    </w:p>
    <w:p w14:paraId="0E02FCE2" w14:textId="77777777" w:rsidR="007D4495" w:rsidRDefault="007D4495">
      <w:pPr>
        <w:rPr>
          <w:ins w:id="558" w:author="PATRICIA TRAN" w:date="2018-12-02T12:17:00Z"/>
        </w:rPr>
      </w:pPr>
    </w:p>
    <w:p w14:paraId="470E3250" w14:textId="77777777" w:rsidR="007D4495" w:rsidRDefault="007D4495">
      <w:pPr>
        <w:rPr>
          <w:ins w:id="559" w:author="PATRICIA TRAN" w:date="2018-12-02T12:17:00Z"/>
        </w:rPr>
      </w:pPr>
      <w:ins w:id="560" w:author="PATRICIA TRAN" w:date="2018-12-02T12:17:00Z">
        <w:r w:rsidRPr="007D4495">
          <w:rPr>
            <w:noProof/>
          </w:rPr>
          <w:drawing>
            <wp:inline distT="0" distB="0" distL="0" distR="0" wp14:anchorId="74EF727C" wp14:editId="129EB1F7">
              <wp:extent cx="5943600" cy="3321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1685"/>
                      </a:xfrm>
                      <a:prstGeom prst="rect">
                        <a:avLst/>
                      </a:prstGeom>
                    </pic:spPr>
                  </pic:pic>
                </a:graphicData>
              </a:graphic>
            </wp:inline>
          </w:drawing>
        </w:r>
      </w:ins>
    </w:p>
    <w:p w14:paraId="7855336B" w14:textId="77777777" w:rsidR="009C7EA9" w:rsidRDefault="007D4495">
      <w:pPr>
        <w:rPr>
          <w:ins w:id="561" w:author="PATRICIA TRAN" w:date="2018-12-03T18:44:00Z"/>
        </w:rPr>
      </w:pPr>
      <w:ins w:id="562" w:author="PATRICIA TRAN" w:date="2018-12-02T12:17:00Z">
        <w:r w:rsidRPr="002E60D5">
          <w:rPr>
            <w:b/>
            <w:rPrChange w:id="563" w:author="PATRICIA TRAN" w:date="2018-12-02T12:18:00Z">
              <w:rPr/>
            </w:rPrChange>
          </w:rPr>
          <w:t>Figure 5.</w:t>
        </w:r>
        <w:r>
          <w:t xml:space="preserve"> Number of burrows for each orientation of the ghost crab burrows, where D=</w:t>
        </w:r>
      </w:ins>
      <w:ins w:id="564" w:author="PATRICIA TRAN" w:date="2018-12-02T12:18:00Z">
        <w:r>
          <w:t>down, D-L=Down-Left, D-R=Down-Right, L=Left, R=Right, U=Up, U-L=Up-Left, and U-R=Up-Right.</w:t>
        </w:r>
      </w:ins>
    </w:p>
    <w:p w14:paraId="6E6B02EB" w14:textId="77777777" w:rsidR="00CA2F50" w:rsidRDefault="00CA2F50">
      <w:pPr>
        <w:rPr>
          <w:ins w:id="565" w:author="PATRICIA TRAN" w:date="2018-12-03T18:44:00Z"/>
        </w:rPr>
      </w:pPr>
    </w:p>
    <w:p w14:paraId="3E649310" w14:textId="2A3C8299" w:rsidR="003B3A36" w:rsidRDefault="00CA2F50">
      <w:pPr>
        <w:rPr>
          <w:ins w:id="566" w:author="PATRICIA TRAN" w:date="2018-12-03T18:44:00Z"/>
        </w:rPr>
      </w:pPr>
      <w:ins w:id="567" w:author="PATRICIA TRAN" w:date="2018-12-03T18:44:00Z">
        <w:r>
          <w:rPr>
            <w:noProof/>
          </w:rPr>
          <w:drawing>
            <wp:inline distT="0" distB="0" distL="0" distR="0" wp14:anchorId="7D76E15B" wp14:editId="7AC67326">
              <wp:extent cx="5943600" cy="3286125"/>
              <wp:effectExtent l="0" t="0" r="0" b="0"/>
              <wp:docPr id="8" name="Picture 8" descr="../../Desktop/GIS-clustering-ghost-cr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IS-clustering-ghost-crab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ins>
    </w:p>
    <w:p w14:paraId="22FF4A9E" w14:textId="1560A682" w:rsidR="003B3A36" w:rsidRPr="00CA2F50" w:rsidRDefault="003B3A36">
      <w:pPr>
        <w:rPr>
          <w:ins w:id="568" w:author="PATRICIA TRAN" w:date="2018-12-02T12:19:00Z"/>
          <w:rPrChange w:id="569" w:author="PATRICIA TRAN" w:date="2018-12-03T18:44:00Z">
            <w:rPr>
              <w:ins w:id="570" w:author="PATRICIA TRAN" w:date="2018-12-02T12:19:00Z"/>
            </w:rPr>
          </w:rPrChange>
        </w:rPr>
      </w:pPr>
      <w:ins w:id="571" w:author="PATRICIA TRAN" w:date="2018-12-03T18:44:00Z">
        <w:r w:rsidRPr="00CA2F50">
          <w:rPr>
            <w:b/>
            <w:rPrChange w:id="572" w:author="PATRICIA TRAN" w:date="2018-12-03T18:44:00Z">
              <w:rPr/>
            </w:rPrChange>
          </w:rPr>
          <w:t xml:space="preserve">Figure 6. </w:t>
        </w:r>
        <w:r w:rsidR="00CA2F50">
          <w:t>Clustering analysis shows a highest density of burrows towards the south end of the beach.</w:t>
        </w:r>
      </w:ins>
    </w:p>
    <w:p w14:paraId="32B77810" w14:textId="77777777" w:rsidR="009C7EA9" w:rsidRDefault="009C7EA9">
      <w:pPr>
        <w:rPr>
          <w:ins w:id="573" w:author="PATRICIA TRAN" w:date="2018-12-02T12:19:00Z"/>
        </w:rPr>
      </w:pPr>
    </w:p>
    <w:p w14:paraId="4057F60D" w14:textId="77777777" w:rsidR="009C7EA9" w:rsidRDefault="009C7EA9">
      <w:pPr>
        <w:rPr>
          <w:ins w:id="574" w:author="PATRICIA TRAN" w:date="2018-12-02T12:19:00Z"/>
        </w:rPr>
      </w:pPr>
      <w:ins w:id="575" w:author="PATRICIA TRAN" w:date="2018-12-02T12:19:00Z">
        <w:r w:rsidRPr="009C7EA9">
          <w:rPr>
            <w:noProof/>
          </w:rPr>
          <w:drawing>
            <wp:inline distT="0" distB="0" distL="0" distR="0" wp14:anchorId="2FB1872C" wp14:editId="6B9A32B0">
              <wp:extent cx="5943600" cy="3712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2845"/>
                      </a:xfrm>
                      <a:prstGeom prst="rect">
                        <a:avLst/>
                      </a:prstGeom>
                    </pic:spPr>
                  </pic:pic>
                </a:graphicData>
              </a:graphic>
            </wp:inline>
          </w:drawing>
        </w:r>
      </w:ins>
    </w:p>
    <w:p w14:paraId="14C43936" w14:textId="3D757086" w:rsidR="009C7EA9" w:rsidRDefault="00CA2F50">
      <w:pPr>
        <w:rPr>
          <w:ins w:id="576" w:author="PATRICIA TRAN" w:date="2018-12-03T18:38:00Z"/>
        </w:rPr>
      </w:pPr>
      <w:ins w:id="577" w:author="PATRICIA TRAN" w:date="2018-12-02T12:19:00Z">
        <w:r>
          <w:rPr>
            <w:b/>
            <w:rPrChange w:id="578" w:author="PATRICIA TRAN" w:date="2018-12-02T12:20:00Z">
              <w:rPr>
                <w:b/>
              </w:rPr>
            </w:rPrChange>
          </w:rPr>
          <w:t>Figure 7</w:t>
        </w:r>
        <w:r w:rsidR="009C7EA9" w:rsidRPr="009C7EA9">
          <w:rPr>
            <w:b/>
            <w:rPrChange w:id="579" w:author="PATRICIA TRAN" w:date="2018-12-02T12:20:00Z">
              <w:rPr/>
            </w:rPrChange>
          </w:rPr>
          <w:t>.</w:t>
        </w:r>
        <w:r w:rsidR="009C7EA9">
          <w:t xml:space="preserve"> The size of the burrows were weakly, but significantly, correlated with the distance to t</w:t>
        </w:r>
      </w:ins>
      <w:ins w:id="580" w:author="PATRICIA TRAN" w:date="2018-12-02T12:20:00Z">
        <w:r w:rsidR="009C7EA9">
          <w:t>he tideline (Pearson’s correlation)</w:t>
        </w:r>
      </w:ins>
    </w:p>
    <w:p w14:paraId="62E9D862" w14:textId="77777777" w:rsidR="0072011B" w:rsidRDefault="0072011B">
      <w:pPr>
        <w:rPr>
          <w:ins w:id="581" w:author="PATRICIA TRAN" w:date="2018-12-03T18:38:00Z"/>
        </w:rPr>
      </w:pPr>
    </w:p>
    <w:p w14:paraId="1D091A60" w14:textId="0CA5A6B6" w:rsidR="0072011B" w:rsidRDefault="003B3A36">
      <w:pPr>
        <w:rPr>
          <w:ins w:id="582" w:author="PATRICIA TRAN" w:date="2018-12-03T18:39:00Z"/>
        </w:rPr>
      </w:pPr>
      <w:ins w:id="583" w:author="PATRICIA TRAN" w:date="2018-12-03T18:39:00Z">
        <w:r w:rsidRPr="003B3A36">
          <w:drawing>
            <wp:inline distT="0" distB="0" distL="0" distR="0" wp14:anchorId="49F95DFF" wp14:editId="08048530">
              <wp:extent cx="5092065" cy="314554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7868" cy="3155309"/>
                      </a:xfrm>
                      <a:prstGeom prst="rect">
                        <a:avLst/>
                      </a:prstGeom>
                    </pic:spPr>
                  </pic:pic>
                </a:graphicData>
              </a:graphic>
            </wp:inline>
          </w:drawing>
        </w:r>
      </w:ins>
    </w:p>
    <w:p w14:paraId="4E98730B" w14:textId="5E2DA78A" w:rsidR="003B3A36" w:rsidRDefault="00CA2F50">
      <w:pPr>
        <w:rPr>
          <w:ins w:id="584" w:author="PATRICIA TRAN" w:date="2018-12-02T12:20:00Z"/>
        </w:rPr>
      </w:pPr>
      <w:ins w:id="585" w:author="PATRICIA TRAN" w:date="2018-12-03T18:39:00Z">
        <w:r>
          <w:rPr>
            <w:b/>
            <w:rPrChange w:id="586" w:author="PATRICIA TRAN" w:date="2018-12-03T18:40:00Z">
              <w:rPr>
                <w:b/>
              </w:rPr>
            </w:rPrChange>
          </w:rPr>
          <w:t>Figure 8</w:t>
        </w:r>
        <w:r w:rsidR="003B3A36" w:rsidRPr="003B3A36">
          <w:rPr>
            <w:b/>
            <w:rPrChange w:id="587" w:author="PATRICIA TRAN" w:date="2018-12-03T18:40:00Z">
              <w:rPr/>
            </w:rPrChange>
          </w:rPr>
          <w:t>.</w:t>
        </w:r>
        <w:r w:rsidR="003B3A36">
          <w:t xml:space="preserve"> Boxplot showing the distance to the nearest burrow (in meters), on the beach versus the dunes. </w:t>
        </w:r>
      </w:ins>
    </w:p>
    <w:p w14:paraId="33068F31" w14:textId="46D39825" w:rsidR="00080FE7" w:rsidRPr="00080FE7" w:rsidRDefault="00080FE7">
      <w:pPr>
        <w:rPr>
          <w:ins w:id="588" w:author="PATRICIA TRAN" w:date="2018-12-02T12:14:00Z"/>
          <w:rPrChange w:id="589" w:author="PATRICIA TRAN" w:date="2018-12-02T12:14:00Z">
            <w:rPr>
              <w:ins w:id="590" w:author="PATRICIA TRAN" w:date="2018-12-02T12:14:00Z"/>
              <w:b/>
            </w:rPr>
          </w:rPrChange>
        </w:rPr>
      </w:pPr>
      <w:ins w:id="591" w:author="PATRICIA TRAN" w:date="2018-12-02T12:14:00Z">
        <w:r w:rsidRPr="00080FE7">
          <w:rPr>
            <w:rPrChange w:id="592" w:author="PATRICIA TRAN" w:date="2018-12-02T12:14:00Z">
              <w:rPr>
                <w:b/>
              </w:rPr>
            </w:rPrChange>
          </w:rPr>
          <w:br w:type="page"/>
        </w:r>
      </w:ins>
    </w:p>
    <w:p w14:paraId="676BB3EA" w14:textId="1E22AAFE" w:rsidR="00ED445F" w:rsidRDefault="009B0046">
      <w:pPr>
        <w:suppressLineNumbers/>
        <w:spacing w:line="276" w:lineRule="auto"/>
        <w:jc w:val="both"/>
        <w:rPr>
          <w:b/>
        </w:rPr>
        <w:pPrChange w:id="593" w:author="PATRICIA TRAN" w:date="2018-11-28T11:39:00Z">
          <w:pPr/>
        </w:pPrChange>
      </w:pPr>
      <w:r>
        <w:rPr>
          <w:b/>
        </w:rPr>
        <w:t>Advice for future Sapeloids and tips to recreate this study</w:t>
      </w:r>
    </w:p>
    <w:p w14:paraId="29E20EFF" w14:textId="27B92762" w:rsidR="009B0046" w:rsidRDefault="009B0046">
      <w:pPr>
        <w:suppressLineNumbers/>
        <w:spacing w:line="276" w:lineRule="auto"/>
        <w:jc w:val="both"/>
        <w:rPr>
          <w:i/>
        </w:rPr>
        <w:pPrChange w:id="594" w:author="PATRICIA TRAN" w:date="2018-11-28T11:39:00Z">
          <w:pPr/>
        </w:pPrChange>
      </w:pPr>
      <w:r>
        <w:rPr>
          <w:i/>
        </w:rPr>
        <w:t>For replicate this study or enhance it</w:t>
      </w:r>
    </w:p>
    <w:p w14:paraId="40A04FC2" w14:textId="0C1A88A9" w:rsidR="00632B5A" w:rsidRDefault="009B0046">
      <w:pPr>
        <w:pStyle w:val="ListParagraph"/>
        <w:numPr>
          <w:ilvl w:val="0"/>
          <w:numId w:val="2"/>
        </w:numPr>
        <w:suppressLineNumbers/>
        <w:spacing w:line="276" w:lineRule="auto"/>
        <w:jc w:val="both"/>
        <w:pPrChange w:id="595" w:author="PATRICIA TRAN" w:date="2018-11-28T11:39:00Z">
          <w:pPr>
            <w:pStyle w:val="ListParagraph"/>
            <w:numPr>
              <w:numId w:val="2"/>
            </w:numPr>
            <w:ind w:hanging="360"/>
          </w:pPr>
        </w:pPrChange>
      </w:pPr>
      <w:r>
        <w:t>Sample datasheets</w:t>
      </w:r>
      <w:r w:rsidR="007B6239">
        <w:t xml:space="preserve"> and raw data</w:t>
      </w:r>
      <w:r>
        <w:t xml:space="preserve"> are available on </w:t>
      </w:r>
      <w:r w:rsidR="007B6239">
        <w:t>GitHub</w:t>
      </w:r>
      <w:r>
        <w:t xml:space="preserve">, and if you record the information in the same way, you can just </w:t>
      </w:r>
      <w:r w:rsidR="007B6239">
        <w:t xml:space="preserve">import your data sheet, </w:t>
      </w:r>
      <w:r>
        <w:t xml:space="preserve">run the code and replicate all the statistics </w:t>
      </w:r>
      <w:r w:rsidR="007B6239">
        <w:t>from my project</w:t>
      </w:r>
      <w:r>
        <w:t>. This would be an easy way to compare changes between your future study and what the results were in 2018.</w:t>
      </w:r>
    </w:p>
    <w:p w14:paraId="0295A9A5" w14:textId="42963498" w:rsidR="00064E06" w:rsidRDefault="00064E06">
      <w:pPr>
        <w:pStyle w:val="ListParagraph"/>
        <w:numPr>
          <w:ilvl w:val="0"/>
          <w:numId w:val="2"/>
        </w:numPr>
        <w:suppressLineNumbers/>
        <w:spacing w:line="276" w:lineRule="auto"/>
        <w:jc w:val="both"/>
        <w:pPrChange w:id="596" w:author="PATRICIA TRAN" w:date="2018-11-28T11:39:00Z">
          <w:pPr>
            <w:pStyle w:val="ListParagraph"/>
            <w:numPr>
              <w:numId w:val="2"/>
            </w:numPr>
            <w:ind w:hanging="360"/>
          </w:pPr>
        </w:pPrChange>
      </w:pPr>
      <w:r>
        <w:t xml:space="preserve">Some references in the literature </w:t>
      </w:r>
      <w:del w:id="597" w:author="PATRICIA TRAN" w:date="2018-12-03T18:49:00Z">
        <w:r w:rsidDel="00511BE2">
          <w:delText>were cryptic and</w:delText>
        </w:r>
      </w:del>
      <w:ins w:id="598" w:author="PATRICIA TRAN" w:date="2018-12-03T18:49:00Z">
        <w:r w:rsidR="00511BE2">
          <w:t>were</w:t>
        </w:r>
      </w:ins>
      <w:r>
        <w:t xml:space="preserve"> hard to find, but use the library’s </w:t>
      </w:r>
      <w:del w:id="599" w:author="PATRICIA TRAN" w:date="2018-12-03T18:49:00Z">
        <w:r w:rsidDel="00511BE2">
          <w:delText xml:space="preserve">excellent </w:delText>
        </w:r>
      </w:del>
      <w:r>
        <w:t>services to locate and elect</w:t>
      </w:r>
      <w:r w:rsidR="00C53E7A">
        <w:t>ronically request papers only available in archives not at UW-Madison. For example, it was how the Hill 1973 paper, and the Frey and Mayou 1971 (where 500 ghost crab burrows were measured…on Sapelo Island</w:t>
      </w:r>
      <w:r w:rsidR="006B47FD">
        <w:t xml:space="preserve">, Georgia </w:t>
      </w:r>
      <w:ins w:id="600" w:author="PATRICIA TRAN" w:date="2018-11-21T11:34:00Z">
        <w:r w:rsidR="00B649A7">
          <w:t>nonetheless</w:t>
        </w:r>
      </w:ins>
      <w:del w:id="601" w:author="PATRICIA TRAN" w:date="2018-11-21T11:34:00Z">
        <w:r w:rsidR="006B47FD" w:rsidDel="00B649A7">
          <w:delText>too</w:delText>
        </w:r>
      </w:del>
      <w:r w:rsidR="00C53E7A">
        <w:t>!) was found.</w:t>
      </w:r>
    </w:p>
    <w:p w14:paraId="072768A8" w14:textId="5B184D9E" w:rsidR="00D02389" w:rsidDel="00511BE2" w:rsidRDefault="009B0046" w:rsidP="00511BE2">
      <w:pPr>
        <w:pStyle w:val="ListParagraph"/>
        <w:numPr>
          <w:ilvl w:val="0"/>
          <w:numId w:val="2"/>
        </w:numPr>
        <w:suppressLineNumbers/>
        <w:spacing w:line="276" w:lineRule="auto"/>
        <w:jc w:val="both"/>
        <w:rPr>
          <w:del w:id="602" w:author="PATRICIA TRAN" w:date="2018-12-03T18:50:00Z"/>
        </w:rPr>
        <w:pPrChange w:id="603" w:author="PATRICIA TRAN" w:date="2018-12-03T18:50:00Z">
          <w:pPr>
            <w:pStyle w:val="ListParagraph"/>
            <w:numPr>
              <w:numId w:val="2"/>
            </w:numPr>
            <w:ind w:hanging="360"/>
          </w:pPr>
        </w:pPrChange>
      </w:pPr>
      <w:r>
        <w:t xml:space="preserve">It took approximately </w:t>
      </w:r>
      <w:ins w:id="604" w:author="PATRICIA TRAN" w:date="2018-12-03T18:50:00Z">
        <w:r w:rsidR="00511BE2">
          <w:t>4</w:t>
        </w:r>
      </w:ins>
      <w:del w:id="605" w:author="PATRICIA TRAN" w:date="2018-12-03T18:50:00Z">
        <w:r w:rsidDel="00511BE2">
          <w:delText>3</w:delText>
        </w:r>
      </w:del>
      <w:r>
        <w:t xml:space="preserve"> </w:t>
      </w:r>
      <w:ins w:id="606" w:author="PATRICIA TRAN" w:date="2018-11-21T11:34:00Z">
        <w:r w:rsidR="00B649A7">
          <w:t xml:space="preserve">full </w:t>
        </w:r>
      </w:ins>
      <w:r>
        <w:t xml:space="preserve">days (9am to 5pm) to </w:t>
      </w:r>
      <w:r w:rsidR="00D02389">
        <w:t>walk all the transects and measure the burrows, which is doable even if there are bad rain days during the week.</w:t>
      </w:r>
      <w:r w:rsidR="004447E9">
        <w:t xml:space="preserve"> This project isn’t </w:t>
      </w:r>
      <w:r w:rsidR="00632B5A">
        <w:t>affected</w:t>
      </w:r>
      <w:r w:rsidR="004447E9">
        <w:t xml:space="preserve"> by </w:t>
      </w:r>
      <w:r w:rsidR="00632B5A">
        <w:t>tide times</w:t>
      </w:r>
      <w:r w:rsidR="004447E9">
        <w:t xml:space="preserve"> so you are less constrained in that aspect.</w:t>
      </w:r>
    </w:p>
    <w:p w14:paraId="252AD0FD" w14:textId="77777777" w:rsidR="00511BE2" w:rsidRDefault="00511BE2">
      <w:pPr>
        <w:pStyle w:val="ListParagraph"/>
        <w:numPr>
          <w:ilvl w:val="0"/>
          <w:numId w:val="2"/>
        </w:numPr>
        <w:suppressLineNumbers/>
        <w:spacing w:line="276" w:lineRule="auto"/>
        <w:jc w:val="both"/>
        <w:rPr>
          <w:ins w:id="607" w:author="PATRICIA TRAN" w:date="2018-12-03T18:50:00Z"/>
        </w:rPr>
        <w:pPrChange w:id="608" w:author="PATRICIA TRAN" w:date="2018-11-28T11:39:00Z">
          <w:pPr>
            <w:pStyle w:val="ListParagraph"/>
            <w:numPr>
              <w:numId w:val="2"/>
            </w:numPr>
            <w:ind w:hanging="360"/>
          </w:pPr>
        </w:pPrChange>
      </w:pPr>
    </w:p>
    <w:p w14:paraId="629CEB34" w14:textId="7FD64B6B" w:rsidR="009B0046" w:rsidDel="00511BE2" w:rsidRDefault="00511BE2" w:rsidP="00511BE2">
      <w:pPr>
        <w:pStyle w:val="ListParagraph"/>
        <w:numPr>
          <w:ilvl w:val="0"/>
          <w:numId w:val="2"/>
        </w:numPr>
        <w:suppressLineNumbers/>
        <w:spacing w:line="276" w:lineRule="auto"/>
        <w:jc w:val="both"/>
        <w:rPr>
          <w:del w:id="609" w:author="PATRICIA TRAN" w:date="2018-12-03T18:50:00Z"/>
        </w:rPr>
        <w:pPrChange w:id="610" w:author="PATRICIA TRAN" w:date="2018-11-28T11:39:00Z">
          <w:pPr>
            <w:pStyle w:val="ListParagraph"/>
            <w:numPr>
              <w:numId w:val="2"/>
            </w:numPr>
            <w:ind w:hanging="360"/>
          </w:pPr>
        </w:pPrChange>
      </w:pPr>
      <w:ins w:id="611" w:author="PATRICIA TRAN" w:date="2018-12-03T18:50:00Z">
        <w:r>
          <w:t xml:space="preserve">If you have more days </w:t>
        </w:r>
      </w:ins>
      <w:del w:id="612" w:author="PATRICIA TRAN" w:date="2018-12-03T18:50:00Z">
        <w:r w:rsidR="00D02389" w:rsidDel="00511BE2">
          <w:delText xml:space="preserve">If there were no rain days and you had all week, I would suggest spending time to characterize the vegetation of the beach. I don’t think </w:delText>
        </w:r>
        <w:r w:rsidR="0099770A" w:rsidDel="00511BE2">
          <w:delText>doing it at such as fine scale would be necessary, but maybe once every 100m would be informative.</w:delText>
        </w:r>
        <w:r w:rsidR="009B0046" w:rsidDel="00511BE2">
          <w:delText xml:space="preserve"> </w:delText>
        </w:r>
      </w:del>
    </w:p>
    <w:p w14:paraId="048DA675" w14:textId="66B6510D" w:rsidR="00582BF1" w:rsidRDefault="00511BE2" w:rsidP="00511BE2">
      <w:pPr>
        <w:pStyle w:val="ListParagraph"/>
        <w:numPr>
          <w:ilvl w:val="0"/>
          <w:numId w:val="2"/>
        </w:numPr>
        <w:suppressLineNumbers/>
        <w:spacing w:line="276" w:lineRule="auto"/>
        <w:jc w:val="both"/>
        <w:pPrChange w:id="613" w:author="PATRICIA TRAN" w:date="2018-12-03T18:50:00Z">
          <w:pPr>
            <w:pStyle w:val="ListParagraph"/>
            <w:numPr>
              <w:numId w:val="2"/>
            </w:numPr>
            <w:ind w:hanging="360"/>
          </w:pPr>
        </w:pPrChange>
      </w:pPr>
      <w:ins w:id="614" w:author="PATRICIA TRAN" w:date="2018-12-03T18:50:00Z">
        <w:r>
          <w:t>, an</w:t>
        </w:r>
      </w:ins>
      <w:del w:id="615" w:author="PATRICIA TRAN" w:date="2018-12-03T18:50:00Z">
        <w:r w:rsidR="00582BF1" w:rsidDel="00511BE2">
          <w:delText>An</w:delText>
        </w:r>
      </w:del>
      <w:r w:rsidR="00582BF1">
        <w:t>other informative feature of the landscape to characterize would be to do a beach morphology profile</w:t>
      </w:r>
      <w:ins w:id="616" w:author="PATRICIA TRAN" w:date="2018-11-21T11:34:00Z">
        <w:r w:rsidR="00E37F25">
          <w:t>, given that slopes seems to a factor</w:t>
        </w:r>
      </w:ins>
      <w:r w:rsidR="00582BF1">
        <w:t>.</w:t>
      </w:r>
      <w:del w:id="617" w:author="PATRICIA TRAN" w:date="2018-12-03T18:50:00Z">
        <w:r w:rsidR="00582BF1" w:rsidDel="00511BE2">
          <w:delText xml:space="preserve"> While I did not end up doing that, methods on </w:delText>
        </w:r>
        <w:r w:rsidR="00A100BB" w:rsidDel="00511BE2">
          <w:delText>how to do it are attached in this Appendix</w:delText>
        </w:r>
        <w:r w:rsidR="00582BF1" w:rsidDel="00511BE2">
          <w:delText xml:space="preserve">. </w:delText>
        </w:r>
      </w:del>
    </w:p>
    <w:p w14:paraId="68A4D171" w14:textId="2DD95B2A" w:rsidR="0099770A" w:rsidRDefault="0099770A">
      <w:pPr>
        <w:pStyle w:val="ListParagraph"/>
        <w:numPr>
          <w:ilvl w:val="0"/>
          <w:numId w:val="2"/>
        </w:numPr>
        <w:suppressLineNumbers/>
        <w:spacing w:line="276" w:lineRule="auto"/>
        <w:jc w:val="both"/>
        <w:pPrChange w:id="618" w:author="PATRICIA TRAN" w:date="2018-11-28T11:39:00Z">
          <w:pPr>
            <w:pStyle w:val="ListParagraph"/>
            <w:numPr>
              <w:numId w:val="2"/>
            </w:numPr>
            <w:ind w:hanging="360"/>
          </w:pPr>
        </w:pPrChange>
      </w:pPr>
      <w:r>
        <w:t xml:space="preserve">There were </w:t>
      </w:r>
      <w:ins w:id="619" w:author="PATRICIA TRAN" w:date="2018-11-21T11:34:00Z">
        <w:r w:rsidR="00E37F25">
          <w:t xml:space="preserve">(at least) </w:t>
        </w:r>
      </w:ins>
      <w:r>
        <w:t>two types of burrows that can be readily found in terms of their openings, some were Y shaped (two opening joining into one burrow), or I (one opening, one burrow). It would be interesting to see what the difference between those are in terms of use, but more observations of the actual crabs would probably be required.</w:t>
      </w:r>
    </w:p>
    <w:p w14:paraId="1798BF12" w14:textId="77777777" w:rsidR="00583742" w:rsidRDefault="0099770A">
      <w:pPr>
        <w:pStyle w:val="ListParagraph"/>
        <w:numPr>
          <w:ilvl w:val="0"/>
          <w:numId w:val="2"/>
        </w:numPr>
        <w:suppressLineNumbers/>
        <w:spacing w:line="276" w:lineRule="auto"/>
        <w:jc w:val="both"/>
        <w:pPrChange w:id="620" w:author="PATRICIA TRAN" w:date="2018-11-28T11:39:00Z">
          <w:pPr>
            <w:pStyle w:val="ListParagraph"/>
            <w:numPr>
              <w:numId w:val="2"/>
            </w:numPr>
            <w:ind w:hanging="360"/>
          </w:pPr>
        </w:pPrChange>
      </w:pPr>
      <w:r>
        <w:t xml:space="preserve">For some clusters of burrows, I could see tracks of crabs utilizing several burrows in the cluster. </w:t>
      </w:r>
    </w:p>
    <w:p w14:paraId="3021F6B7" w14:textId="678064C8" w:rsidR="00F01D7C" w:rsidDel="00511BE2" w:rsidRDefault="00583742">
      <w:pPr>
        <w:pStyle w:val="ListParagraph"/>
        <w:numPr>
          <w:ilvl w:val="0"/>
          <w:numId w:val="2"/>
        </w:numPr>
        <w:suppressLineNumbers/>
        <w:spacing w:line="276" w:lineRule="auto"/>
        <w:jc w:val="both"/>
        <w:rPr>
          <w:del w:id="621" w:author="PATRICIA TRAN" w:date="2018-12-03T18:51:00Z"/>
        </w:rPr>
        <w:pPrChange w:id="622" w:author="PATRICIA TRAN" w:date="2018-11-28T11:39:00Z">
          <w:pPr>
            <w:pStyle w:val="ListParagraph"/>
            <w:numPr>
              <w:numId w:val="2"/>
            </w:numPr>
            <w:ind w:hanging="360"/>
          </w:pPr>
        </w:pPrChange>
      </w:pPr>
      <w:del w:id="623" w:author="PATRICIA TRAN" w:date="2018-12-03T18:51:00Z">
        <w:r w:rsidDel="00511BE2">
          <w:delText>The beach is calming, pack a lunch</w:delText>
        </w:r>
        <w:r w:rsidR="00F01D7C" w:rsidDel="00511BE2">
          <w:delText>, lots of snacks and water,</w:delText>
        </w:r>
        <w:r w:rsidDel="00511BE2">
          <w:delText xml:space="preserve"> and a great place to work in.</w:delText>
        </w:r>
        <w:r w:rsidR="00F01D7C" w:rsidDel="00511BE2">
          <w:delText xml:space="preserve"> </w:delText>
        </w:r>
        <w:r w:rsidDel="00511BE2">
          <w:delText xml:space="preserve">You will see birds, dolphins, hear the sound of clashing waves and the wind swifting through the vegetation. Enjoy the sensory signals from your new environment. End your hardworking field day with a swim in the ocean. </w:delText>
        </w:r>
      </w:del>
    </w:p>
    <w:p w14:paraId="5ECA3767" w14:textId="06A79091" w:rsidR="00F01D7C" w:rsidDel="00511BE2" w:rsidRDefault="00F01D7C">
      <w:pPr>
        <w:pStyle w:val="ListParagraph"/>
        <w:numPr>
          <w:ilvl w:val="0"/>
          <w:numId w:val="2"/>
        </w:numPr>
        <w:suppressLineNumbers/>
        <w:spacing w:line="276" w:lineRule="auto"/>
        <w:jc w:val="both"/>
        <w:rPr>
          <w:del w:id="624" w:author="PATRICIA TRAN" w:date="2018-12-03T18:51:00Z"/>
        </w:rPr>
        <w:pPrChange w:id="625" w:author="PATRICIA TRAN" w:date="2018-11-28T11:39:00Z">
          <w:pPr>
            <w:pStyle w:val="ListParagraph"/>
            <w:numPr>
              <w:numId w:val="2"/>
            </w:numPr>
            <w:ind w:hanging="360"/>
          </w:pPr>
        </w:pPrChange>
      </w:pPr>
      <w:del w:id="626" w:author="PATRICIA TRAN" w:date="2018-12-03T18:51:00Z">
        <w:r w:rsidDel="00511BE2">
          <w:delText>Wear regular</w:delText>
        </w:r>
        <w:r w:rsidR="00632B5A" w:rsidDel="00511BE2">
          <w:delText xml:space="preserve"> light</w:delText>
        </w:r>
        <w:r w:rsidDel="00511BE2">
          <w:delText xml:space="preserve"> shoes on the beach for a comfortable walk. Light long sleeves and pants because the winds are very strong and sand can be harsh (but exfoliating!) on the skin. </w:delText>
        </w:r>
        <w:r w:rsidR="00632B5A" w:rsidDel="00511BE2">
          <w:delText>Sunglasses, sunscreen and a sun hat will make you experience more enjoyable.</w:delText>
        </w:r>
      </w:del>
    </w:p>
    <w:p w14:paraId="7237CF74" w14:textId="77777777" w:rsidR="00F01D7C" w:rsidDel="00511BE2" w:rsidRDefault="00F01D7C">
      <w:pPr>
        <w:suppressLineNumbers/>
        <w:spacing w:line="276" w:lineRule="auto"/>
        <w:jc w:val="both"/>
        <w:rPr>
          <w:del w:id="627" w:author="PATRICIA TRAN" w:date="2018-12-03T18:51:00Z"/>
        </w:rPr>
        <w:pPrChange w:id="628" w:author="PATRICIA TRAN" w:date="2018-11-28T11:39:00Z">
          <w:pPr/>
        </w:pPrChange>
      </w:pPr>
    </w:p>
    <w:p w14:paraId="358590BB" w14:textId="702502B8" w:rsidR="00C53E7A" w:rsidRPr="00511BE2" w:rsidDel="00511BE2" w:rsidRDefault="0099770A" w:rsidP="00511BE2">
      <w:pPr>
        <w:suppressLineNumbers/>
        <w:spacing w:line="276" w:lineRule="auto"/>
        <w:jc w:val="both"/>
        <w:rPr>
          <w:del w:id="629" w:author="PATRICIA TRAN" w:date="2018-12-03T18:51:00Z"/>
          <w:i/>
          <w:rPrChange w:id="630" w:author="PATRICIA TRAN" w:date="2018-12-03T18:51:00Z">
            <w:rPr>
              <w:del w:id="631" w:author="PATRICIA TRAN" w:date="2018-12-03T18:51:00Z"/>
            </w:rPr>
          </w:rPrChange>
        </w:rPr>
        <w:pPrChange w:id="632" w:author="PATRICIA TRAN" w:date="2018-12-03T18:51:00Z">
          <w:pPr/>
        </w:pPrChange>
      </w:pPr>
      <w:del w:id="633" w:author="PATRICIA TRAN" w:date="2018-12-03T18:51:00Z">
        <w:r w:rsidRPr="00511BE2" w:rsidDel="00511BE2">
          <w:rPr>
            <w:i/>
            <w:rPrChange w:id="634" w:author="PATRICIA TRAN" w:date="2018-12-03T18:51:00Z">
              <w:rPr/>
            </w:rPrChange>
          </w:rPr>
          <w:delText xml:space="preserve">General tips </w:delText>
        </w:r>
      </w:del>
    </w:p>
    <w:p w14:paraId="70F96B32" w14:textId="5ED5E812" w:rsidR="00632B5A" w:rsidDel="00F40F2D" w:rsidRDefault="00583742" w:rsidP="00511BE2">
      <w:pPr>
        <w:rPr>
          <w:del w:id="635" w:author="PATRICIA TRAN" w:date="2018-11-28T13:43:00Z"/>
        </w:rPr>
        <w:pPrChange w:id="636" w:author="PATRICIA TRAN" w:date="2018-12-03T18:51:00Z">
          <w:pPr>
            <w:pStyle w:val="ListParagraph"/>
            <w:numPr>
              <w:numId w:val="4"/>
            </w:numPr>
            <w:ind w:hanging="360"/>
          </w:pPr>
        </w:pPrChange>
      </w:pPr>
      <w:del w:id="637" w:author="PATRICIA TRAN" w:date="2018-12-03T18:51:00Z">
        <w:r w:rsidDel="00511BE2">
          <w:delText xml:space="preserve">The class was a </w:delText>
        </w:r>
        <w:r w:rsidR="0099770A" w:rsidDel="00511BE2">
          <w:delText>less intimidating than I anticipated. Once you go there, you will indeed find aspects of the ecology that catches your eyes more than others, and it’s okay to do change projects. As a result, try to read broadly about the ecosystem before getting there, so you can fo</w:delText>
        </w:r>
        <w:r w:rsidR="007A4064" w:rsidDel="00511BE2">
          <w:delText xml:space="preserve">rm hypotheses and have an idea </w:delText>
        </w:r>
        <w:r w:rsidR="0099770A" w:rsidDel="00511BE2">
          <w:delText>of several methods to address these questions in case your plan A, B, etc. doesn’t work or your interest change</w:delText>
        </w:r>
      </w:del>
      <w:r w:rsidR="0099770A">
        <w:t>.</w:t>
      </w:r>
    </w:p>
    <w:p w14:paraId="70D0F32D" w14:textId="77777777" w:rsidR="005D484A" w:rsidDel="00F40F2D" w:rsidRDefault="005D484A" w:rsidP="00511BE2">
      <w:pPr>
        <w:rPr>
          <w:del w:id="638" w:author="PATRICIA TRAN" w:date="2018-11-28T13:43:00Z"/>
        </w:rPr>
        <w:pPrChange w:id="639" w:author="PATRICIA TRAN" w:date="2018-12-03T18:51:00Z">
          <w:pPr/>
        </w:pPrChange>
      </w:pPr>
    </w:p>
    <w:p w14:paraId="0AC69667" w14:textId="77777777" w:rsidR="00100528" w:rsidDel="00F40F2D" w:rsidRDefault="00100528" w:rsidP="00511BE2">
      <w:pPr>
        <w:rPr>
          <w:del w:id="640" w:author="PATRICIA TRAN" w:date="2018-11-28T13:44:00Z"/>
        </w:rPr>
        <w:pPrChange w:id="641" w:author="PATRICIA TRAN" w:date="2018-12-03T18:51:00Z">
          <w:pPr/>
        </w:pPrChange>
      </w:pPr>
    </w:p>
    <w:p w14:paraId="7F84ABE8" w14:textId="77777777" w:rsidR="00100528" w:rsidRPr="002F7A9F" w:rsidRDefault="00100528" w:rsidP="00511BE2">
      <w:pPr>
        <w:pPrChange w:id="642" w:author="PATRICIA TRAN" w:date="2018-12-03T18:51:00Z">
          <w:pPr/>
        </w:pPrChange>
      </w:pPr>
    </w:p>
    <w:sectPr w:rsidR="00100528" w:rsidRPr="002F7A9F" w:rsidSect="00BF1006">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EC4F3" w14:textId="77777777" w:rsidR="00313E79" w:rsidRDefault="00313E79" w:rsidP="00BB16E2">
      <w:r>
        <w:separator/>
      </w:r>
    </w:p>
  </w:endnote>
  <w:endnote w:type="continuationSeparator" w:id="0">
    <w:p w14:paraId="422EAC65" w14:textId="77777777" w:rsidR="00313E79" w:rsidRDefault="00313E79" w:rsidP="00BB1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2EC9F" w14:textId="77777777" w:rsidR="00BB16E2" w:rsidRDefault="00BB16E2" w:rsidP="00743CB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DCBD32" w14:textId="77777777" w:rsidR="00BB16E2" w:rsidRDefault="00BB16E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9135" w14:textId="77777777" w:rsidR="00BB16E2" w:rsidRDefault="00BB16E2" w:rsidP="00743CB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13E79">
      <w:rPr>
        <w:rStyle w:val="PageNumber"/>
        <w:noProof/>
      </w:rPr>
      <w:t>1</w:t>
    </w:r>
    <w:r>
      <w:rPr>
        <w:rStyle w:val="PageNumber"/>
      </w:rPr>
      <w:fldChar w:fldCharType="end"/>
    </w:r>
  </w:p>
  <w:p w14:paraId="0BAC918D" w14:textId="77777777" w:rsidR="00BB16E2" w:rsidRDefault="00BB16E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C2605" w14:textId="77777777" w:rsidR="00313E79" w:rsidRDefault="00313E79" w:rsidP="00BB16E2">
      <w:r>
        <w:separator/>
      </w:r>
    </w:p>
  </w:footnote>
  <w:footnote w:type="continuationSeparator" w:id="0">
    <w:p w14:paraId="7A4EB8C3" w14:textId="77777777" w:rsidR="00313E79" w:rsidRDefault="00313E79" w:rsidP="00BB16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8039F"/>
    <w:multiLevelType w:val="hybridMultilevel"/>
    <w:tmpl w:val="30B4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901DD"/>
    <w:multiLevelType w:val="hybridMultilevel"/>
    <w:tmpl w:val="3C8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6258AF"/>
    <w:multiLevelType w:val="hybridMultilevel"/>
    <w:tmpl w:val="D1A42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1F0F05"/>
    <w:multiLevelType w:val="hybridMultilevel"/>
    <w:tmpl w:val="DF507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IA TRAN">
    <w15:presenceInfo w15:providerId="None" w15:userId="PATRICIA T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visionView w:markup="0"/>
  <w:trackRevisions/>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D4C"/>
    <w:rsid w:val="00001453"/>
    <w:rsid w:val="00003FEB"/>
    <w:rsid w:val="00006518"/>
    <w:rsid w:val="00007931"/>
    <w:rsid w:val="00014CC8"/>
    <w:rsid w:val="000311BB"/>
    <w:rsid w:val="0003435A"/>
    <w:rsid w:val="00036A4B"/>
    <w:rsid w:val="00041161"/>
    <w:rsid w:val="00044136"/>
    <w:rsid w:val="00045276"/>
    <w:rsid w:val="00045FAD"/>
    <w:rsid w:val="00047961"/>
    <w:rsid w:val="0005539A"/>
    <w:rsid w:val="00057D5A"/>
    <w:rsid w:val="00060E7E"/>
    <w:rsid w:val="00064E06"/>
    <w:rsid w:val="00065A84"/>
    <w:rsid w:val="00070A16"/>
    <w:rsid w:val="00072A7C"/>
    <w:rsid w:val="00073C27"/>
    <w:rsid w:val="00073E60"/>
    <w:rsid w:val="00074469"/>
    <w:rsid w:val="00080FE7"/>
    <w:rsid w:val="00084407"/>
    <w:rsid w:val="000846D3"/>
    <w:rsid w:val="000848A1"/>
    <w:rsid w:val="00086F8C"/>
    <w:rsid w:val="00095D50"/>
    <w:rsid w:val="000B163D"/>
    <w:rsid w:val="000B5A0B"/>
    <w:rsid w:val="000B6232"/>
    <w:rsid w:val="000C372D"/>
    <w:rsid w:val="000C6608"/>
    <w:rsid w:val="000F04BE"/>
    <w:rsid w:val="000F25B3"/>
    <w:rsid w:val="000F2CC1"/>
    <w:rsid w:val="000F61F4"/>
    <w:rsid w:val="000F6E8E"/>
    <w:rsid w:val="000F7AA0"/>
    <w:rsid w:val="00100528"/>
    <w:rsid w:val="00100B16"/>
    <w:rsid w:val="00101050"/>
    <w:rsid w:val="00105902"/>
    <w:rsid w:val="00105D01"/>
    <w:rsid w:val="00123B46"/>
    <w:rsid w:val="00127964"/>
    <w:rsid w:val="001316AC"/>
    <w:rsid w:val="00132227"/>
    <w:rsid w:val="0013285F"/>
    <w:rsid w:val="00134189"/>
    <w:rsid w:val="00134ED3"/>
    <w:rsid w:val="00141B11"/>
    <w:rsid w:val="001443DD"/>
    <w:rsid w:val="001659B0"/>
    <w:rsid w:val="0017380A"/>
    <w:rsid w:val="001738E1"/>
    <w:rsid w:val="00173E26"/>
    <w:rsid w:val="00194E7B"/>
    <w:rsid w:val="001A36C9"/>
    <w:rsid w:val="001A4287"/>
    <w:rsid w:val="001A44FB"/>
    <w:rsid w:val="001A5349"/>
    <w:rsid w:val="001B3F4E"/>
    <w:rsid w:val="001C1778"/>
    <w:rsid w:val="001D0402"/>
    <w:rsid w:val="001D2F1B"/>
    <w:rsid w:val="001D5F8C"/>
    <w:rsid w:val="001E48F6"/>
    <w:rsid w:val="001E6C8B"/>
    <w:rsid w:val="00202A0D"/>
    <w:rsid w:val="00206271"/>
    <w:rsid w:val="0021406A"/>
    <w:rsid w:val="00216890"/>
    <w:rsid w:val="00220002"/>
    <w:rsid w:val="0023119F"/>
    <w:rsid w:val="00231302"/>
    <w:rsid w:val="00232B58"/>
    <w:rsid w:val="002341CD"/>
    <w:rsid w:val="00237BFD"/>
    <w:rsid w:val="00241AC0"/>
    <w:rsid w:val="00242842"/>
    <w:rsid w:val="00242D23"/>
    <w:rsid w:val="002450E2"/>
    <w:rsid w:val="00252D21"/>
    <w:rsid w:val="00252F97"/>
    <w:rsid w:val="00255177"/>
    <w:rsid w:val="0025612E"/>
    <w:rsid w:val="00266507"/>
    <w:rsid w:val="00267D9E"/>
    <w:rsid w:val="00270527"/>
    <w:rsid w:val="00270DE4"/>
    <w:rsid w:val="002715FC"/>
    <w:rsid w:val="002734BA"/>
    <w:rsid w:val="002736D1"/>
    <w:rsid w:val="00282DB5"/>
    <w:rsid w:val="00284007"/>
    <w:rsid w:val="002858C8"/>
    <w:rsid w:val="00287314"/>
    <w:rsid w:val="00287CA7"/>
    <w:rsid w:val="00290D7E"/>
    <w:rsid w:val="00295A5A"/>
    <w:rsid w:val="00296BEE"/>
    <w:rsid w:val="0029750B"/>
    <w:rsid w:val="002A04A6"/>
    <w:rsid w:val="002A43BD"/>
    <w:rsid w:val="002A670A"/>
    <w:rsid w:val="002A7C2C"/>
    <w:rsid w:val="002C43FF"/>
    <w:rsid w:val="002C5F19"/>
    <w:rsid w:val="002C79D9"/>
    <w:rsid w:val="002D69B0"/>
    <w:rsid w:val="002D72B6"/>
    <w:rsid w:val="002E1A07"/>
    <w:rsid w:val="002E60D5"/>
    <w:rsid w:val="002E66F9"/>
    <w:rsid w:val="002F324C"/>
    <w:rsid w:val="002F6053"/>
    <w:rsid w:val="002F7A9F"/>
    <w:rsid w:val="003120A9"/>
    <w:rsid w:val="00313E79"/>
    <w:rsid w:val="003146AE"/>
    <w:rsid w:val="0031602A"/>
    <w:rsid w:val="00322994"/>
    <w:rsid w:val="00330CB1"/>
    <w:rsid w:val="003325FF"/>
    <w:rsid w:val="00332B71"/>
    <w:rsid w:val="003358B3"/>
    <w:rsid w:val="00343729"/>
    <w:rsid w:val="003443D8"/>
    <w:rsid w:val="003458FB"/>
    <w:rsid w:val="00352DB9"/>
    <w:rsid w:val="0035692D"/>
    <w:rsid w:val="00357591"/>
    <w:rsid w:val="00364314"/>
    <w:rsid w:val="003669A1"/>
    <w:rsid w:val="003712D2"/>
    <w:rsid w:val="003801EF"/>
    <w:rsid w:val="00387AE8"/>
    <w:rsid w:val="00387D8E"/>
    <w:rsid w:val="003905F2"/>
    <w:rsid w:val="003A49B8"/>
    <w:rsid w:val="003B3966"/>
    <w:rsid w:val="003B3A36"/>
    <w:rsid w:val="003B7C97"/>
    <w:rsid w:val="003C0EE6"/>
    <w:rsid w:val="003C2D4C"/>
    <w:rsid w:val="003C3704"/>
    <w:rsid w:val="003D1861"/>
    <w:rsid w:val="003D25B3"/>
    <w:rsid w:val="003E255C"/>
    <w:rsid w:val="003E6A99"/>
    <w:rsid w:val="003F359B"/>
    <w:rsid w:val="003F6B77"/>
    <w:rsid w:val="00402AAE"/>
    <w:rsid w:val="00403E86"/>
    <w:rsid w:val="00406602"/>
    <w:rsid w:val="00410138"/>
    <w:rsid w:val="0041190F"/>
    <w:rsid w:val="004204FF"/>
    <w:rsid w:val="004221A5"/>
    <w:rsid w:val="00426152"/>
    <w:rsid w:val="004271E9"/>
    <w:rsid w:val="0043002A"/>
    <w:rsid w:val="00434B10"/>
    <w:rsid w:val="00441FB7"/>
    <w:rsid w:val="00443DDC"/>
    <w:rsid w:val="004447E9"/>
    <w:rsid w:val="00454FA6"/>
    <w:rsid w:val="004577F6"/>
    <w:rsid w:val="00463581"/>
    <w:rsid w:val="00464068"/>
    <w:rsid w:val="00467CE7"/>
    <w:rsid w:val="0047138B"/>
    <w:rsid w:val="004763B6"/>
    <w:rsid w:val="00484F4E"/>
    <w:rsid w:val="004918E9"/>
    <w:rsid w:val="00494EFB"/>
    <w:rsid w:val="00497DC0"/>
    <w:rsid w:val="004A2E13"/>
    <w:rsid w:val="004A4ED8"/>
    <w:rsid w:val="004A5E91"/>
    <w:rsid w:val="004A685B"/>
    <w:rsid w:val="004B16A3"/>
    <w:rsid w:val="004B5C28"/>
    <w:rsid w:val="004C3901"/>
    <w:rsid w:val="004C675B"/>
    <w:rsid w:val="004D20E3"/>
    <w:rsid w:val="004F4A93"/>
    <w:rsid w:val="004F5F4B"/>
    <w:rsid w:val="00501FF3"/>
    <w:rsid w:val="00505C74"/>
    <w:rsid w:val="00506227"/>
    <w:rsid w:val="005110D3"/>
    <w:rsid w:val="00511BE2"/>
    <w:rsid w:val="0052351E"/>
    <w:rsid w:val="0053050C"/>
    <w:rsid w:val="00531DEF"/>
    <w:rsid w:val="0053477E"/>
    <w:rsid w:val="005427AF"/>
    <w:rsid w:val="00547BD6"/>
    <w:rsid w:val="0057192F"/>
    <w:rsid w:val="00582BF1"/>
    <w:rsid w:val="00583742"/>
    <w:rsid w:val="00591C5C"/>
    <w:rsid w:val="00592CE9"/>
    <w:rsid w:val="00593EA8"/>
    <w:rsid w:val="00596B08"/>
    <w:rsid w:val="005A087D"/>
    <w:rsid w:val="005A3C15"/>
    <w:rsid w:val="005A7645"/>
    <w:rsid w:val="005B20FC"/>
    <w:rsid w:val="005B4CD5"/>
    <w:rsid w:val="005B64D4"/>
    <w:rsid w:val="005C06D4"/>
    <w:rsid w:val="005C3E4D"/>
    <w:rsid w:val="005D484A"/>
    <w:rsid w:val="005D5F83"/>
    <w:rsid w:val="005D7CDE"/>
    <w:rsid w:val="005E140E"/>
    <w:rsid w:val="005E3202"/>
    <w:rsid w:val="005F372E"/>
    <w:rsid w:val="005F50D4"/>
    <w:rsid w:val="0060553A"/>
    <w:rsid w:val="00605738"/>
    <w:rsid w:val="00610373"/>
    <w:rsid w:val="00611A89"/>
    <w:rsid w:val="00617DC3"/>
    <w:rsid w:val="00620A9F"/>
    <w:rsid w:val="006224ED"/>
    <w:rsid w:val="00630B82"/>
    <w:rsid w:val="006323ED"/>
    <w:rsid w:val="00632B5A"/>
    <w:rsid w:val="00637EF6"/>
    <w:rsid w:val="00647B83"/>
    <w:rsid w:val="006564C4"/>
    <w:rsid w:val="0067742C"/>
    <w:rsid w:val="00687444"/>
    <w:rsid w:val="006907CC"/>
    <w:rsid w:val="00692243"/>
    <w:rsid w:val="00694089"/>
    <w:rsid w:val="00697C45"/>
    <w:rsid w:val="006A44E0"/>
    <w:rsid w:val="006B1634"/>
    <w:rsid w:val="006B1DC0"/>
    <w:rsid w:val="006B2B7B"/>
    <w:rsid w:val="006B47FD"/>
    <w:rsid w:val="006B6A0D"/>
    <w:rsid w:val="006D1571"/>
    <w:rsid w:val="006D4C67"/>
    <w:rsid w:val="006E3C6C"/>
    <w:rsid w:val="006E622E"/>
    <w:rsid w:val="006F03E8"/>
    <w:rsid w:val="006F2554"/>
    <w:rsid w:val="006F31F1"/>
    <w:rsid w:val="007072E7"/>
    <w:rsid w:val="007154E7"/>
    <w:rsid w:val="0072011B"/>
    <w:rsid w:val="007207D3"/>
    <w:rsid w:val="007226DE"/>
    <w:rsid w:val="00733123"/>
    <w:rsid w:val="007353FF"/>
    <w:rsid w:val="007411AF"/>
    <w:rsid w:val="00741E6E"/>
    <w:rsid w:val="007433F3"/>
    <w:rsid w:val="007441C0"/>
    <w:rsid w:val="00744D1F"/>
    <w:rsid w:val="007473A9"/>
    <w:rsid w:val="00752B92"/>
    <w:rsid w:val="00767542"/>
    <w:rsid w:val="00771996"/>
    <w:rsid w:val="00771F32"/>
    <w:rsid w:val="00774368"/>
    <w:rsid w:val="007A395E"/>
    <w:rsid w:val="007A3C71"/>
    <w:rsid w:val="007A4064"/>
    <w:rsid w:val="007A7FF5"/>
    <w:rsid w:val="007B5CD3"/>
    <w:rsid w:val="007B6239"/>
    <w:rsid w:val="007C03C4"/>
    <w:rsid w:val="007C12E8"/>
    <w:rsid w:val="007C251A"/>
    <w:rsid w:val="007D0168"/>
    <w:rsid w:val="007D4495"/>
    <w:rsid w:val="007D492B"/>
    <w:rsid w:val="007E4F52"/>
    <w:rsid w:val="007E5ACD"/>
    <w:rsid w:val="007E6990"/>
    <w:rsid w:val="007F2C3C"/>
    <w:rsid w:val="007F38B5"/>
    <w:rsid w:val="00806493"/>
    <w:rsid w:val="0081158D"/>
    <w:rsid w:val="00812B9B"/>
    <w:rsid w:val="00814D10"/>
    <w:rsid w:val="0081588D"/>
    <w:rsid w:val="0082047E"/>
    <w:rsid w:val="008248AC"/>
    <w:rsid w:val="008257D7"/>
    <w:rsid w:val="00830605"/>
    <w:rsid w:val="00857423"/>
    <w:rsid w:val="00860855"/>
    <w:rsid w:val="00863752"/>
    <w:rsid w:val="008676F2"/>
    <w:rsid w:val="00872517"/>
    <w:rsid w:val="0087417C"/>
    <w:rsid w:val="00880397"/>
    <w:rsid w:val="00891730"/>
    <w:rsid w:val="00891BDB"/>
    <w:rsid w:val="008952EC"/>
    <w:rsid w:val="008A0C92"/>
    <w:rsid w:val="008A6BEF"/>
    <w:rsid w:val="008B2C62"/>
    <w:rsid w:val="008C0D2F"/>
    <w:rsid w:val="008C7B37"/>
    <w:rsid w:val="008D6325"/>
    <w:rsid w:val="008D6BB9"/>
    <w:rsid w:val="008D6BDB"/>
    <w:rsid w:val="008D6E24"/>
    <w:rsid w:val="008E0A68"/>
    <w:rsid w:val="008E3720"/>
    <w:rsid w:val="008E3CBB"/>
    <w:rsid w:val="008E4B5D"/>
    <w:rsid w:val="008F06CF"/>
    <w:rsid w:val="008F20D6"/>
    <w:rsid w:val="008F3161"/>
    <w:rsid w:val="008F41AF"/>
    <w:rsid w:val="008F6308"/>
    <w:rsid w:val="008F6871"/>
    <w:rsid w:val="00902AB1"/>
    <w:rsid w:val="009061A8"/>
    <w:rsid w:val="009231D6"/>
    <w:rsid w:val="00925D95"/>
    <w:rsid w:val="00946A73"/>
    <w:rsid w:val="00961A07"/>
    <w:rsid w:val="009663A4"/>
    <w:rsid w:val="00991EA2"/>
    <w:rsid w:val="009960A9"/>
    <w:rsid w:val="0099770A"/>
    <w:rsid w:val="009B0046"/>
    <w:rsid w:val="009B1ED3"/>
    <w:rsid w:val="009B521D"/>
    <w:rsid w:val="009B5A29"/>
    <w:rsid w:val="009C285D"/>
    <w:rsid w:val="009C7EA9"/>
    <w:rsid w:val="009D2EEC"/>
    <w:rsid w:val="009D3457"/>
    <w:rsid w:val="009E6671"/>
    <w:rsid w:val="009E7C5B"/>
    <w:rsid w:val="009F286C"/>
    <w:rsid w:val="00A07CCD"/>
    <w:rsid w:val="00A100BB"/>
    <w:rsid w:val="00A2585F"/>
    <w:rsid w:val="00A3226B"/>
    <w:rsid w:val="00A35FA4"/>
    <w:rsid w:val="00A37E19"/>
    <w:rsid w:val="00A411E8"/>
    <w:rsid w:val="00A54447"/>
    <w:rsid w:val="00A86149"/>
    <w:rsid w:val="00A91639"/>
    <w:rsid w:val="00A9251D"/>
    <w:rsid w:val="00A92B0E"/>
    <w:rsid w:val="00A93300"/>
    <w:rsid w:val="00A97952"/>
    <w:rsid w:val="00AA60AA"/>
    <w:rsid w:val="00AB20C9"/>
    <w:rsid w:val="00AC1553"/>
    <w:rsid w:val="00AC3E1C"/>
    <w:rsid w:val="00AC4345"/>
    <w:rsid w:val="00AC4963"/>
    <w:rsid w:val="00AD5A63"/>
    <w:rsid w:val="00AE25E8"/>
    <w:rsid w:val="00AE2AC6"/>
    <w:rsid w:val="00AE7C2D"/>
    <w:rsid w:val="00AF238C"/>
    <w:rsid w:val="00AF3BC6"/>
    <w:rsid w:val="00B00E7B"/>
    <w:rsid w:val="00B00EC0"/>
    <w:rsid w:val="00B1370E"/>
    <w:rsid w:val="00B16413"/>
    <w:rsid w:val="00B21DB4"/>
    <w:rsid w:val="00B272B3"/>
    <w:rsid w:val="00B31DE2"/>
    <w:rsid w:val="00B43655"/>
    <w:rsid w:val="00B50A52"/>
    <w:rsid w:val="00B649A7"/>
    <w:rsid w:val="00B70233"/>
    <w:rsid w:val="00B75632"/>
    <w:rsid w:val="00B807B5"/>
    <w:rsid w:val="00B80C0B"/>
    <w:rsid w:val="00B82B25"/>
    <w:rsid w:val="00B83A14"/>
    <w:rsid w:val="00B87609"/>
    <w:rsid w:val="00B95D8F"/>
    <w:rsid w:val="00B9705D"/>
    <w:rsid w:val="00BA1605"/>
    <w:rsid w:val="00BB16E2"/>
    <w:rsid w:val="00BB2879"/>
    <w:rsid w:val="00BB7B27"/>
    <w:rsid w:val="00BC4E49"/>
    <w:rsid w:val="00BD326B"/>
    <w:rsid w:val="00BD75D9"/>
    <w:rsid w:val="00BE3871"/>
    <w:rsid w:val="00BF1006"/>
    <w:rsid w:val="00BF1A5A"/>
    <w:rsid w:val="00BF6296"/>
    <w:rsid w:val="00C0020E"/>
    <w:rsid w:val="00C062A0"/>
    <w:rsid w:val="00C1056C"/>
    <w:rsid w:val="00C10A8C"/>
    <w:rsid w:val="00C147E9"/>
    <w:rsid w:val="00C16C5F"/>
    <w:rsid w:val="00C22B8A"/>
    <w:rsid w:val="00C23F85"/>
    <w:rsid w:val="00C24486"/>
    <w:rsid w:val="00C264D0"/>
    <w:rsid w:val="00C3710B"/>
    <w:rsid w:val="00C40C58"/>
    <w:rsid w:val="00C4247E"/>
    <w:rsid w:val="00C52F83"/>
    <w:rsid w:val="00C53E7A"/>
    <w:rsid w:val="00C63AB9"/>
    <w:rsid w:val="00C74D24"/>
    <w:rsid w:val="00C8051B"/>
    <w:rsid w:val="00C9161F"/>
    <w:rsid w:val="00C925A4"/>
    <w:rsid w:val="00C94402"/>
    <w:rsid w:val="00CA2F50"/>
    <w:rsid w:val="00CB0DA6"/>
    <w:rsid w:val="00CB2AA6"/>
    <w:rsid w:val="00CB33E3"/>
    <w:rsid w:val="00CB5DAA"/>
    <w:rsid w:val="00CB7494"/>
    <w:rsid w:val="00CC2A33"/>
    <w:rsid w:val="00CC641D"/>
    <w:rsid w:val="00CD0F40"/>
    <w:rsid w:val="00CD0FFC"/>
    <w:rsid w:val="00CD1E87"/>
    <w:rsid w:val="00CD256D"/>
    <w:rsid w:val="00CD3CD9"/>
    <w:rsid w:val="00CE6BA9"/>
    <w:rsid w:val="00CF4173"/>
    <w:rsid w:val="00D02389"/>
    <w:rsid w:val="00D14A00"/>
    <w:rsid w:val="00D2189A"/>
    <w:rsid w:val="00D349D2"/>
    <w:rsid w:val="00D410BF"/>
    <w:rsid w:val="00D47455"/>
    <w:rsid w:val="00D52517"/>
    <w:rsid w:val="00D52AAB"/>
    <w:rsid w:val="00D54C6C"/>
    <w:rsid w:val="00D551FD"/>
    <w:rsid w:val="00D60F3E"/>
    <w:rsid w:val="00D620D0"/>
    <w:rsid w:val="00D637B7"/>
    <w:rsid w:val="00D66B88"/>
    <w:rsid w:val="00D72655"/>
    <w:rsid w:val="00D806EE"/>
    <w:rsid w:val="00D84681"/>
    <w:rsid w:val="00D912DE"/>
    <w:rsid w:val="00D93E95"/>
    <w:rsid w:val="00DA2BFE"/>
    <w:rsid w:val="00DA6AE8"/>
    <w:rsid w:val="00DA70C6"/>
    <w:rsid w:val="00DB4C63"/>
    <w:rsid w:val="00DB596A"/>
    <w:rsid w:val="00DC1F4F"/>
    <w:rsid w:val="00DC5721"/>
    <w:rsid w:val="00DD1C43"/>
    <w:rsid w:val="00DD3280"/>
    <w:rsid w:val="00DD3AB6"/>
    <w:rsid w:val="00DD46CF"/>
    <w:rsid w:val="00DD6203"/>
    <w:rsid w:val="00DD77CE"/>
    <w:rsid w:val="00DF0DBF"/>
    <w:rsid w:val="00DF210B"/>
    <w:rsid w:val="00DF5EB8"/>
    <w:rsid w:val="00DF74B8"/>
    <w:rsid w:val="00DF7A77"/>
    <w:rsid w:val="00E02E94"/>
    <w:rsid w:val="00E02F8F"/>
    <w:rsid w:val="00E057A2"/>
    <w:rsid w:val="00E1056B"/>
    <w:rsid w:val="00E13B83"/>
    <w:rsid w:val="00E1492E"/>
    <w:rsid w:val="00E226AD"/>
    <w:rsid w:val="00E23BBB"/>
    <w:rsid w:val="00E244C7"/>
    <w:rsid w:val="00E25389"/>
    <w:rsid w:val="00E32F2E"/>
    <w:rsid w:val="00E35D8F"/>
    <w:rsid w:val="00E36AB1"/>
    <w:rsid w:val="00E37D8F"/>
    <w:rsid w:val="00E37F25"/>
    <w:rsid w:val="00E450CC"/>
    <w:rsid w:val="00E46830"/>
    <w:rsid w:val="00E52A92"/>
    <w:rsid w:val="00E55FD4"/>
    <w:rsid w:val="00E56350"/>
    <w:rsid w:val="00E6069D"/>
    <w:rsid w:val="00E7127D"/>
    <w:rsid w:val="00E75AF2"/>
    <w:rsid w:val="00E83214"/>
    <w:rsid w:val="00E85B00"/>
    <w:rsid w:val="00E91187"/>
    <w:rsid w:val="00E914DF"/>
    <w:rsid w:val="00E967E7"/>
    <w:rsid w:val="00EA11F3"/>
    <w:rsid w:val="00EB0F76"/>
    <w:rsid w:val="00EB1106"/>
    <w:rsid w:val="00EB7E7A"/>
    <w:rsid w:val="00EC524B"/>
    <w:rsid w:val="00ED191A"/>
    <w:rsid w:val="00ED3212"/>
    <w:rsid w:val="00ED4402"/>
    <w:rsid w:val="00ED445F"/>
    <w:rsid w:val="00ED5C15"/>
    <w:rsid w:val="00ED6582"/>
    <w:rsid w:val="00ED6977"/>
    <w:rsid w:val="00ED791F"/>
    <w:rsid w:val="00EE60FA"/>
    <w:rsid w:val="00F01D7C"/>
    <w:rsid w:val="00F0317D"/>
    <w:rsid w:val="00F365E3"/>
    <w:rsid w:val="00F37913"/>
    <w:rsid w:val="00F40F2D"/>
    <w:rsid w:val="00F4697E"/>
    <w:rsid w:val="00F52D52"/>
    <w:rsid w:val="00F70717"/>
    <w:rsid w:val="00F729DA"/>
    <w:rsid w:val="00F843E7"/>
    <w:rsid w:val="00F9329D"/>
    <w:rsid w:val="00FA121F"/>
    <w:rsid w:val="00FA7870"/>
    <w:rsid w:val="00FC11A6"/>
    <w:rsid w:val="00FC32AC"/>
    <w:rsid w:val="00FC3C4A"/>
    <w:rsid w:val="00FC53E1"/>
    <w:rsid w:val="00FD3AF2"/>
    <w:rsid w:val="00FE319B"/>
    <w:rsid w:val="00FE5863"/>
    <w:rsid w:val="00FF4EEB"/>
    <w:rsid w:val="00FF4FA7"/>
    <w:rsid w:val="00FF5EA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1044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w:hAnsi="Times New Roman" w:cs="Times New Roman"/>
        <w:color w:val="000000" w:themeColor="text1"/>
        <w:sz w:val="24"/>
        <w:szCs w:val="24"/>
        <w:lang w:val="en-US" w:eastAsia="en-US" w:bidi="ar-SA"/>
        <w14:cntxtAlts/>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046"/>
    <w:pPr>
      <w:ind w:left="720"/>
      <w:contextualSpacing/>
    </w:pPr>
  </w:style>
  <w:style w:type="character" w:styleId="Hyperlink">
    <w:name w:val="Hyperlink"/>
    <w:basedOn w:val="DefaultParagraphFont"/>
    <w:uiPriority w:val="99"/>
    <w:unhideWhenUsed/>
    <w:rsid w:val="00047961"/>
    <w:rPr>
      <w:color w:val="0563C1" w:themeColor="hyperlink"/>
      <w:u w:val="single"/>
    </w:rPr>
  </w:style>
  <w:style w:type="paragraph" w:styleId="Footer">
    <w:name w:val="footer"/>
    <w:basedOn w:val="Normal"/>
    <w:link w:val="FooterChar"/>
    <w:uiPriority w:val="99"/>
    <w:unhideWhenUsed/>
    <w:rsid w:val="00BB16E2"/>
    <w:pPr>
      <w:tabs>
        <w:tab w:val="center" w:pos="4680"/>
        <w:tab w:val="right" w:pos="9360"/>
      </w:tabs>
    </w:pPr>
  </w:style>
  <w:style w:type="character" w:customStyle="1" w:styleId="FooterChar">
    <w:name w:val="Footer Char"/>
    <w:basedOn w:val="DefaultParagraphFont"/>
    <w:link w:val="Footer"/>
    <w:uiPriority w:val="99"/>
    <w:rsid w:val="00BB16E2"/>
  </w:style>
  <w:style w:type="character" w:styleId="PageNumber">
    <w:name w:val="page number"/>
    <w:basedOn w:val="DefaultParagraphFont"/>
    <w:uiPriority w:val="99"/>
    <w:semiHidden/>
    <w:unhideWhenUsed/>
    <w:rsid w:val="00BB16E2"/>
  </w:style>
  <w:style w:type="character" w:styleId="LineNumber">
    <w:name w:val="line number"/>
    <w:basedOn w:val="DefaultParagraphFont"/>
    <w:uiPriority w:val="99"/>
    <w:semiHidden/>
    <w:unhideWhenUsed/>
    <w:rsid w:val="00134ED3"/>
  </w:style>
  <w:style w:type="paragraph" w:styleId="BalloonText">
    <w:name w:val="Balloon Text"/>
    <w:basedOn w:val="Normal"/>
    <w:link w:val="BalloonTextChar"/>
    <w:uiPriority w:val="99"/>
    <w:semiHidden/>
    <w:unhideWhenUsed/>
    <w:rsid w:val="00B43655"/>
    <w:rPr>
      <w:sz w:val="18"/>
      <w:szCs w:val="18"/>
    </w:rPr>
  </w:style>
  <w:style w:type="character" w:customStyle="1" w:styleId="BalloonTextChar">
    <w:name w:val="Balloon Text Char"/>
    <w:basedOn w:val="DefaultParagraphFont"/>
    <w:link w:val="BalloonText"/>
    <w:uiPriority w:val="99"/>
    <w:semiHidden/>
    <w:rsid w:val="00B43655"/>
    <w:rPr>
      <w:sz w:val="18"/>
      <w:szCs w:val="18"/>
    </w:rPr>
  </w:style>
  <w:style w:type="character" w:styleId="FollowedHyperlink">
    <w:name w:val="FollowedHyperlink"/>
    <w:basedOn w:val="DefaultParagraphFont"/>
    <w:uiPriority w:val="99"/>
    <w:semiHidden/>
    <w:unhideWhenUsed/>
    <w:rsid w:val="008574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730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85AE81-3EAF-FD42-92F0-B1F7AEA29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9953</Words>
  <Characters>56738</Characters>
  <Application>Microsoft Macintosh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TRAN</dc:creator>
  <cp:keywords/>
  <dc:description/>
  <cp:lastModifiedBy>PATRICIA TRAN</cp:lastModifiedBy>
  <cp:revision>2</cp:revision>
  <dcterms:created xsi:type="dcterms:W3CDTF">2018-12-04T00:52:00Z</dcterms:created>
  <dcterms:modified xsi:type="dcterms:W3CDTF">2018-12-04T00:52:00Z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http://www.zotero.org/styles/environmental-microbiology</vt:lpwstr>
  </property>
  <property fmtid="{D5CDD505-2E9C-101B-9397-08002B2CF9AE}" pid="15" name="Mendeley Recent Style Name 6_1">
    <vt:lpwstr>Environmental Microbiology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http://www.zotero.org/styles/journal-of-virology</vt:lpwstr>
  </property>
  <property fmtid="{D5CDD505-2E9C-101B-9397-08002B2CF9AE}" pid="19" name="Mendeley Recent Style Name 8_1">
    <vt:lpwstr>Journal of Virology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a3c67471-1e8d-3d5c-9247-c90af327b998</vt:lpwstr>
  </property>
  <property fmtid="{D5CDD505-2E9C-101B-9397-08002B2CF9AE}" pid="24" name="Mendeley Citation Style_1">
    <vt:lpwstr>http://www.zotero.org/styles/ecology</vt:lpwstr>
  </property>
</Properties>
</file>